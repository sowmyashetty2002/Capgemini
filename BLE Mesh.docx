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A339F" w14:textId="77777777" w:rsidR="00340435" w:rsidRPr="00744F0C" w:rsidRDefault="00340435" w:rsidP="00340435">
      <w:pPr>
        <w:rPr>
          <w:rFonts w:ascii="Calibri" w:hAnsi="Calibri" w:cs="Calibri"/>
        </w:rPr>
      </w:pPr>
      <w:r w:rsidRPr="00744F0C">
        <w:rPr>
          <w:rFonts w:ascii="Calibri" w:hAnsi="Calibri" w:cs="Calibri"/>
          <w:noProof/>
          <w:color w:val="2B579A"/>
          <w:shd w:val="clear" w:color="auto" w:fill="E6E6E6"/>
        </w:rPr>
        <mc:AlternateContent>
          <mc:Choice Requires="wps">
            <w:drawing>
              <wp:anchor distT="0" distB="0" distL="114300" distR="114300" simplePos="0" relativeHeight="251658240" behindDoc="0" locked="0" layoutInCell="1" allowOverlap="1" wp14:anchorId="5076754E" wp14:editId="6B7F11D7">
                <wp:simplePos x="0" y="0"/>
                <wp:positionH relativeFrom="page">
                  <wp:posOffset>1079500</wp:posOffset>
                </wp:positionH>
                <wp:positionV relativeFrom="page">
                  <wp:posOffset>1308100</wp:posOffset>
                </wp:positionV>
                <wp:extent cx="5467350" cy="2369127"/>
                <wp:effectExtent l="0" t="0" r="0" b="0"/>
                <wp:wrapNone/>
                <wp:docPr id="266"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7350" cy="2369127"/>
                        </a:xfrm>
                        <a:prstGeom prst="rect">
                          <a:avLst/>
                        </a:prstGeom>
                        <a:noFill/>
                        <a:ln>
                          <a:noFill/>
                        </a:ln>
                        <a:extLst>
                          <a:ext uri="{909E8E84-426E-40dd-AFC4-6F175D3DCCD1}">
                            <a14:hiddenFill xmlns:pic="http://schemas.openxmlformats.org/drawingml/2006/pictur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pic="http://schemas.openxmlformats.org/drawingml/2006/pictur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3BE7B640" w14:textId="2CE41DE8" w:rsidR="00340435" w:rsidRPr="00B30402" w:rsidRDefault="00340435" w:rsidP="00340435">
                            <w:pPr>
                              <w:pStyle w:val="CoverTitle"/>
                              <w:rPr>
                                <w:rFonts w:ascii="Calibri" w:hAnsi="Calibri" w:cs="Calibri"/>
                                <w:lang w:val="en-IN"/>
                              </w:rPr>
                            </w:pPr>
                            <w:r>
                              <w:rPr>
                                <w:lang w:val="en-IN"/>
                              </w:rPr>
                              <w:t xml:space="preserve">Project: </w:t>
                            </w:r>
                            <w:r w:rsidR="00DA6331">
                              <w:rPr>
                                <w:rFonts w:ascii="Calibri" w:hAnsi="Calibri" w:cs="Calibri"/>
                                <w:lang w:val="en-IN"/>
                              </w:rPr>
                              <w:t>MESH</w:t>
                            </w:r>
                            <w:r w:rsidR="00DA6331">
                              <w:rPr>
                                <w:rFonts w:ascii="Calibri" w:hAnsi="Calibri" w:cs="Calibri"/>
                                <w:lang w:val="en-IN"/>
                              </w:rPr>
                              <w:t xml:space="preserve"> </w:t>
                            </w:r>
                            <w:r w:rsidR="006A73FB">
                              <w:rPr>
                                <w:rFonts w:ascii="Calibri" w:hAnsi="Calibri" w:cs="Calibri"/>
                                <w:lang w:val="en-IN"/>
                              </w:rPr>
                              <w:t>GA</w:t>
                            </w:r>
                            <w:r w:rsidR="00B30402">
                              <w:rPr>
                                <w:rFonts w:ascii="Calibri" w:hAnsi="Calibri" w:cs="Calibri"/>
                                <w:lang w:val="en-IN"/>
                              </w:rPr>
                              <w:t>TT BEARER</w:t>
                            </w:r>
                            <w:r w:rsidR="00DA6331">
                              <w:rPr>
                                <w:rFonts w:ascii="Calibri" w:hAnsi="Calibri" w:cs="Calibri"/>
                                <w:lang w:val="en-IN"/>
                              </w:rPr>
                              <w:t xml:space="preserve"> </w:t>
                            </w:r>
                          </w:p>
                          <w:p w14:paraId="5575BBDF" w14:textId="20B535F3" w:rsidR="002C32C6" w:rsidRDefault="002C32C6" w:rsidP="002C32C6">
                            <w:pPr>
                              <w:pStyle w:val="CoverSubtitle"/>
                              <w:rPr>
                                <w:lang w:val="en-IN"/>
                              </w:rPr>
                            </w:pPr>
                          </w:p>
                          <w:p w14:paraId="62E3803F" w14:textId="4CBBC9FA" w:rsidR="002C32C6" w:rsidRDefault="002C32C6" w:rsidP="002C32C6">
                            <w:pPr>
                              <w:pStyle w:val="CoverSubtitle"/>
                              <w:rPr>
                                <w:lang w:val="en-IN"/>
                              </w:rPr>
                            </w:pPr>
                          </w:p>
                          <w:p w14:paraId="5B405489" w14:textId="4DF7E801" w:rsidR="002C32C6" w:rsidRDefault="002C32C6" w:rsidP="002C32C6">
                            <w:pPr>
                              <w:pStyle w:val="CoverSubtitle"/>
                              <w:rPr>
                                <w:lang w:val="en-IN"/>
                              </w:rPr>
                            </w:pPr>
                          </w:p>
                          <w:p w14:paraId="3A8C5F35" w14:textId="77777777" w:rsidR="002C32C6" w:rsidRPr="002C32C6" w:rsidRDefault="002C32C6" w:rsidP="002C32C6">
                            <w:pPr>
                              <w:pStyle w:val="CoverSubtitle"/>
                              <w:rPr>
                                <w:lang w:val="en-IN"/>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076754E" id="_x0000_t202" coordsize="21600,21600" o:spt="202" path="m,l,21600r21600,l21600,xe">
                <v:stroke joinstyle="miter"/>
                <v:path gradientshapeok="t" o:connecttype="rect"/>
              </v:shapetype>
              <v:shape id="Text Box 266" o:spid="_x0000_s1026" type="#_x0000_t202" style="position:absolute;margin-left:85pt;margin-top:103pt;width:430.5pt;height:186.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" filled="f" stroked="f">
                <v:textbox>
                  <w:txbxContent>
                    <w:p w14:paraId="3BE7B640" w14:textId="2CE41DE8" w:rsidR="00340435" w:rsidRPr="00B30402" w:rsidRDefault="00340435" w:rsidP="00340435">
                      <w:pPr>
                        <w:pStyle w:val="CoverTitle"/>
                        <w:rPr>
                          <w:rFonts w:ascii="Calibri" w:hAnsi="Calibri" w:cs="Calibri"/>
                          <w:lang w:val="en-IN"/>
                        </w:rPr>
                      </w:pPr>
                      <w:r>
                        <w:rPr>
                          <w:lang w:val="en-IN"/>
                        </w:rPr>
                        <w:t xml:space="preserve">Project: </w:t>
                      </w:r>
                      <w:r w:rsidR="00DA6331">
                        <w:rPr>
                          <w:rFonts w:ascii="Calibri" w:hAnsi="Calibri" w:cs="Calibri"/>
                          <w:lang w:val="en-IN"/>
                        </w:rPr>
                        <w:t>MESH</w:t>
                      </w:r>
                      <w:r w:rsidR="00DA6331">
                        <w:rPr>
                          <w:rFonts w:ascii="Calibri" w:hAnsi="Calibri" w:cs="Calibri"/>
                          <w:lang w:val="en-IN"/>
                        </w:rPr>
                        <w:t xml:space="preserve"> </w:t>
                      </w:r>
                      <w:r w:rsidR="006A73FB">
                        <w:rPr>
                          <w:rFonts w:ascii="Calibri" w:hAnsi="Calibri" w:cs="Calibri"/>
                          <w:lang w:val="en-IN"/>
                        </w:rPr>
                        <w:t>GA</w:t>
                      </w:r>
                      <w:r w:rsidR="00B30402">
                        <w:rPr>
                          <w:rFonts w:ascii="Calibri" w:hAnsi="Calibri" w:cs="Calibri"/>
                          <w:lang w:val="en-IN"/>
                        </w:rPr>
                        <w:t>TT BEARER</w:t>
                      </w:r>
                      <w:r w:rsidR="00DA6331">
                        <w:rPr>
                          <w:rFonts w:ascii="Calibri" w:hAnsi="Calibri" w:cs="Calibri"/>
                          <w:lang w:val="en-IN"/>
                        </w:rPr>
                        <w:t xml:space="preserve"> </w:t>
                      </w:r>
                    </w:p>
                    <w:p w14:paraId="5575BBDF" w14:textId="20B535F3" w:rsidR="002C32C6" w:rsidRDefault="002C32C6" w:rsidP="002C32C6">
                      <w:pPr>
                        <w:pStyle w:val="CoverSubtitle"/>
                        <w:rPr>
                          <w:lang w:val="en-IN"/>
                        </w:rPr>
                      </w:pPr>
                    </w:p>
                    <w:p w14:paraId="62E3803F" w14:textId="4CBBC9FA" w:rsidR="002C32C6" w:rsidRDefault="002C32C6" w:rsidP="002C32C6">
                      <w:pPr>
                        <w:pStyle w:val="CoverSubtitle"/>
                        <w:rPr>
                          <w:lang w:val="en-IN"/>
                        </w:rPr>
                      </w:pPr>
                    </w:p>
                    <w:p w14:paraId="5B405489" w14:textId="4DF7E801" w:rsidR="002C32C6" w:rsidRDefault="002C32C6" w:rsidP="002C32C6">
                      <w:pPr>
                        <w:pStyle w:val="CoverSubtitle"/>
                        <w:rPr>
                          <w:lang w:val="en-IN"/>
                        </w:rPr>
                      </w:pPr>
                    </w:p>
                    <w:p w14:paraId="3A8C5F35" w14:textId="77777777" w:rsidR="002C32C6" w:rsidRPr="002C32C6" w:rsidRDefault="002C32C6" w:rsidP="002C32C6">
                      <w:pPr>
                        <w:pStyle w:val="CoverSubtitle"/>
                        <w:rPr>
                          <w:lang w:val="en-IN"/>
                        </w:rPr>
                      </w:pPr>
                    </w:p>
                  </w:txbxContent>
                </v:textbox>
                <w10:wrap anchorx="page" anchory="page"/>
              </v:shape>
            </w:pict>
          </mc:Fallback>
        </mc:AlternateContent>
      </w:r>
    </w:p>
    <w:p w14:paraId="5E7B37E5" w14:textId="77777777" w:rsidR="00340435" w:rsidRPr="00744F0C" w:rsidRDefault="00340435" w:rsidP="00340435">
      <w:pPr>
        <w:rPr>
          <w:rFonts w:ascii="Calibri" w:hAnsi="Calibri" w:cs="Calibri"/>
        </w:rPr>
      </w:pPr>
    </w:p>
    <w:p w14:paraId="381C43ED" w14:textId="77777777" w:rsidR="00340435" w:rsidRPr="00744F0C" w:rsidRDefault="00340435" w:rsidP="00340435">
      <w:pPr>
        <w:rPr>
          <w:rFonts w:ascii="Calibri" w:hAnsi="Calibri" w:cs="Calibri"/>
        </w:rPr>
      </w:pPr>
    </w:p>
    <w:p w14:paraId="2F66BEFA" w14:textId="77777777" w:rsidR="00340435" w:rsidRPr="00744F0C" w:rsidRDefault="00340435" w:rsidP="00340435">
      <w:pPr>
        <w:rPr>
          <w:rFonts w:ascii="Calibri" w:hAnsi="Calibri" w:cs="Calibri"/>
        </w:rPr>
      </w:pPr>
    </w:p>
    <w:p w14:paraId="48F93AA9" w14:textId="596E05C6" w:rsidR="00340435" w:rsidRPr="00744F0C" w:rsidRDefault="00666659" w:rsidP="00340435">
      <w:pPr>
        <w:rPr>
          <w:rFonts w:ascii="Calibri" w:hAnsi="Calibri" w:cs="Calibri"/>
        </w:rPr>
      </w:pPr>
      <w:commentRangeStart w:id="0"/>
      <w:commentRangeEnd w:id="0"/>
      <w:r>
        <w:rPr>
          <w:rStyle w:val="CommentReference"/>
        </w:rPr>
        <w:commentReference w:id="0"/>
      </w:r>
    </w:p>
    <w:p w14:paraId="1C4C3F76" w14:textId="58C95711" w:rsidR="00340435" w:rsidRPr="00744F0C" w:rsidRDefault="004B7B2D" w:rsidP="00340435">
      <w:pPr>
        <w:rPr>
          <w:rFonts w:ascii="Calibri" w:hAnsi="Calibri" w:cs="Calibri"/>
        </w:rPr>
      </w:pPr>
      <w:r w:rsidRPr="00744F0C">
        <w:rPr>
          <w:rFonts w:ascii="Calibri" w:hAnsi="Calibri" w:cs="Calibri"/>
          <w:noProof/>
          <w:color w:val="2B579A"/>
          <w:shd w:val="clear" w:color="auto" w:fill="E6E6E6"/>
        </w:rPr>
        <mc:AlternateContent>
          <mc:Choice Requires="wps">
            <w:drawing>
              <wp:anchor distT="0" distB="0" distL="114300" distR="114300" simplePos="0" relativeHeight="251658241" behindDoc="0" locked="0" layoutInCell="1" allowOverlap="1" wp14:anchorId="04DC6383" wp14:editId="7899CABA">
                <wp:simplePos x="0" y="0"/>
                <wp:positionH relativeFrom="page">
                  <wp:posOffset>1198245</wp:posOffset>
                </wp:positionH>
                <wp:positionV relativeFrom="page">
                  <wp:posOffset>2604135</wp:posOffset>
                </wp:positionV>
                <wp:extent cx="5378450" cy="1038860"/>
                <wp:effectExtent l="0" t="0" r="0" b="8890"/>
                <wp:wrapNone/>
                <wp:docPr id="267"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0" cy="1038860"/>
                        </a:xfrm>
                        <a:prstGeom prst="rect">
                          <a:avLst/>
                        </a:prstGeom>
                        <a:noFill/>
                        <a:ln>
                          <a:noFill/>
                        </a:ln>
                        <a:extLst>
                          <a:ext uri="{909E8E84-426E-40dd-AFC4-6F175D3DCCD1}">
                            <a14:hiddenFill xmlns:pic="http://schemas.openxmlformats.org/drawingml/2006/pictur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pic="http://schemas.openxmlformats.org/drawingml/2006/pictur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7F93D2E" w14:textId="640BC493" w:rsidR="00340435" w:rsidRPr="00FD7E5B" w:rsidRDefault="00740018" w:rsidP="00340435">
                            <w:pPr>
                              <w:pStyle w:val="CoverSubtitle"/>
                              <w:rPr>
                                <w:lang w:val="en-IN"/>
                              </w:rPr>
                            </w:pPr>
                            <w:r>
                              <w:rPr>
                                <w:lang w:val="en-IN"/>
                              </w:rPr>
                              <w:t>Lowe Level Design Document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DC6383" id="Text Box 267" o:spid="_x0000_s1027" type="#_x0000_t202" style="position:absolute;margin-left:94.35pt;margin-top:205.05pt;width:423.5pt;height:81.8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" filled="f" stroked="f">
                <v:textbox>
                  <w:txbxContent>
                    <w:p w14:paraId="27F93D2E" w14:textId="640BC493" w:rsidR="00340435" w:rsidRPr="00FD7E5B" w:rsidRDefault="00740018" w:rsidP="00340435">
                      <w:pPr>
                        <w:pStyle w:val="CoverSubtitle"/>
                        <w:rPr>
                          <w:lang w:val="en-IN"/>
                        </w:rPr>
                      </w:pPr>
                      <w:r>
                        <w:rPr>
                          <w:lang w:val="en-IN"/>
                        </w:rPr>
                        <w:t>Lowe Level Design Document</w:t>
                      </w:r>
                    </w:p>
                  </w:txbxContent>
                </v:textbox>
                <w10:wrap anchorx="page" anchory="page"/>
              </v:shape>
            </w:pict>
          </mc:Fallback>
        </mc:AlternateContent>
      </w:r>
    </w:p>
    <w:p w14:paraId="342B5215" w14:textId="77777777" w:rsidR="00340435" w:rsidRPr="00744F0C" w:rsidRDefault="00340435" w:rsidP="00340435">
      <w:pPr>
        <w:rPr>
          <w:rFonts w:ascii="Calibri" w:hAnsi="Calibri" w:cs="Calibri"/>
        </w:rPr>
      </w:pPr>
    </w:p>
    <w:p w14:paraId="7CF8BCA7" w14:textId="77777777" w:rsidR="00340435" w:rsidRPr="00744F0C" w:rsidRDefault="00340435" w:rsidP="00340435">
      <w:pPr>
        <w:rPr>
          <w:rFonts w:ascii="Calibri" w:hAnsi="Calibri" w:cs="Calibri"/>
        </w:rPr>
      </w:pPr>
    </w:p>
    <w:p w14:paraId="6D6A4861" w14:textId="77777777" w:rsidR="00340435" w:rsidRPr="00744F0C" w:rsidRDefault="00340435" w:rsidP="00340435">
      <w:pPr>
        <w:rPr>
          <w:rFonts w:ascii="Calibri" w:hAnsi="Calibri" w:cs="Calibri"/>
        </w:rPr>
      </w:pPr>
    </w:p>
    <w:p w14:paraId="216798DE" w14:textId="77777777" w:rsidR="00340435" w:rsidRPr="00744F0C" w:rsidRDefault="00340435" w:rsidP="00340435">
      <w:pPr>
        <w:rPr>
          <w:rFonts w:ascii="Calibri" w:hAnsi="Calibri" w:cs="Calibri"/>
        </w:rPr>
      </w:pPr>
    </w:p>
    <w:p w14:paraId="1E603838" w14:textId="4E456F3D" w:rsidR="00340435" w:rsidRPr="00744F0C" w:rsidRDefault="00340435" w:rsidP="00340435">
      <w:pPr>
        <w:rPr>
          <w:rFonts w:ascii="Calibri" w:hAnsi="Calibri" w:cs="Calibri"/>
        </w:rPr>
      </w:pPr>
    </w:p>
    <w:p w14:paraId="6C597F54" w14:textId="77777777" w:rsidR="00340435" w:rsidRPr="00744F0C" w:rsidRDefault="00340435" w:rsidP="00340435">
      <w:pPr>
        <w:rPr>
          <w:rFonts w:ascii="Calibri" w:hAnsi="Calibri" w:cs="Calibri"/>
        </w:rPr>
      </w:pPr>
    </w:p>
    <w:p w14:paraId="4076A231" w14:textId="77777777" w:rsidR="00340435" w:rsidRPr="00744F0C" w:rsidRDefault="00340435" w:rsidP="00340435">
      <w:pPr>
        <w:rPr>
          <w:rFonts w:ascii="Calibri" w:hAnsi="Calibri" w:cs="Calibri"/>
        </w:rPr>
      </w:pPr>
    </w:p>
    <w:p w14:paraId="22390233" w14:textId="77777777" w:rsidR="00340435" w:rsidRPr="00744F0C" w:rsidRDefault="00340435" w:rsidP="00340435">
      <w:pPr>
        <w:rPr>
          <w:rFonts w:ascii="Calibri" w:hAnsi="Calibri" w:cs="Calibri"/>
        </w:rPr>
      </w:pPr>
    </w:p>
    <w:p w14:paraId="0016348D" w14:textId="77777777" w:rsidR="00340435" w:rsidRPr="00744F0C" w:rsidRDefault="00340435" w:rsidP="00340435">
      <w:pPr>
        <w:rPr>
          <w:rFonts w:ascii="Calibri" w:hAnsi="Calibri" w:cs="Calibri"/>
        </w:rPr>
      </w:pPr>
    </w:p>
    <w:p w14:paraId="6EEAA66A" w14:textId="77777777" w:rsidR="00340435" w:rsidRPr="00744F0C" w:rsidRDefault="00340435" w:rsidP="00340435">
      <w:pPr>
        <w:rPr>
          <w:rFonts w:ascii="Calibri" w:hAnsi="Calibri" w:cs="Calibri"/>
        </w:rPr>
      </w:pPr>
    </w:p>
    <w:p w14:paraId="3AFF1C42" w14:textId="77777777" w:rsidR="00340435" w:rsidRPr="00744F0C" w:rsidRDefault="00340435" w:rsidP="001839A0">
      <w:pPr>
        <w:jc w:val="center"/>
        <w:rPr>
          <w:rFonts w:ascii="Calibri" w:hAnsi="Calibri" w:cs="Calibri"/>
        </w:rPr>
        <w:sectPr w:rsidR="00340435" w:rsidRPr="00744F0C" w:rsidSect="006D0354">
          <w:headerReference w:type="even" r:id="rId15"/>
          <w:headerReference w:type="default" r:id="rId16"/>
          <w:footerReference w:type="even" r:id="rId17"/>
          <w:footerReference w:type="default" r:id="rId18"/>
          <w:headerReference w:type="first" r:id="rId19"/>
          <w:footerReference w:type="first" r:id="rId20"/>
          <w:pgSz w:w="11909" w:h="16834" w:code="9"/>
          <w:pgMar w:top="1134" w:right="851" w:bottom="1043" w:left="851" w:header="720" w:footer="1077" w:gutter="0"/>
          <w:cols w:space="720"/>
          <w:docGrid w:linePitch="360"/>
        </w:sectPr>
      </w:pPr>
    </w:p>
    <w:bookmarkStart w:id="1" w:name="_Toc497484845" w:displacedByCustomXml="next"/>
    <w:sdt>
      <w:sdtPr>
        <w:rPr>
          <w:rFonts w:asciiTheme="minorHAnsi" w:eastAsia="Arial" w:hAnsiTheme="minorHAnsi" w:cs="Times New Roman"/>
          <w:noProof/>
          <w:color w:val="000000" w:themeColor="text1"/>
          <w:spacing w:val="0"/>
          <w:kern w:val="0"/>
          <w:sz w:val="20"/>
          <w:szCs w:val="22"/>
          <w:lang w:val="en-GB"/>
        </w:rPr>
        <w:id w:val="2143410932"/>
        <w:docPartObj>
          <w:docPartGallery w:val="Table of Contents"/>
          <w:docPartUnique/>
        </w:docPartObj>
      </w:sdtPr>
      <w:sdtEndPr/>
      <w:sdtContent>
        <w:p w14:paraId="67EE7943" w14:textId="77777777" w:rsidR="00694B8C" w:rsidRDefault="00694B8C" w:rsidP="00340435">
          <w:pPr>
            <w:pStyle w:val="TableofContents"/>
            <w:rPr>
              <w:rFonts w:asciiTheme="minorHAnsi" w:eastAsia="Arial" w:hAnsiTheme="minorHAnsi" w:cs="Times New Roman"/>
              <w:noProof/>
              <w:color w:val="000000" w:themeColor="text1"/>
              <w:spacing w:val="0"/>
              <w:kern w:val="0"/>
              <w:sz w:val="20"/>
              <w:szCs w:val="22"/>
              <w:lang w:val="en-GB"/>
            </w:rPr>
          </w:pPr>
        </w:p>
        <w:p w14:paraId="67EBD8E1" w14:textId="0E302455" w:rsidR="00340435" w:rsidRPr="00744F0C" w:rsidRDefault="0D8E1DC1" w:rsidP="00340435">
          <w:pPr>
            <w:pStyle w:val="TableofContents"/>
            <w:rPr>
              <w:rFonts w:ascii="Calibri" w:hAnsi="Calibri" w:cs="Calibri"/>
            </w:rPr>
          </w:pPr>
          <w:r w:rsidRPr="16319D4A">
            <w:rPr>
              <w:rFonts w:ascii="Calibri" w:hAnsi="Calibri" w:cs="Calibri"/>
            </w:rPr>
            <w:t>Table of Contents</w:t>
          </w:r>
          <w:bookmarkEnd w:id="1"/>
        </w:p>
        <w:p w14:paraId="58C12F89" w14:textId="343DFB56" w:rsidR="002C530C" w:rsidRDefault="16319D4A" w:rsidP="16319D4A">
          <w:pPr>
            <w:pStyle w:val="TOC1"/>
            <w:tabs>
              <w:tab w:val="clear" w:pos="10199"/>
              <w:tab w:val="left" w:pos="390"/>
              <w:tab w:val="right" w:leader="dot" w:pos="10200"/>
            </w:tabs>
            <w:rPr>
              <w:rStyle w:val="Hyperlink"/>
              <w:lang w:val="en-US"/>
            </w:rPr>
          </w:pPr>
          <w:r>
            <w:fldChar w:fldCharType="begin"/>
          </w:r>
          <w:r w:rsidR="00340435">
            <w:instrText>TOC \o "1-4" \h \z \u</w:instrText>
          </w:r>
          <w:r>
            <w:fldChar w:fldCharType="separate"/>
          </w:r>
          <w:r w:rsidRPr="00383CBB">
            <w:t>1</w:t>
          </w:r>
          <w:r w:rsidR="00340435">
            <w:tab/>
          </w:r>
          <w:r w:rsidRPr="00383CBB">
            <w:t>Introduction</w:t>
          </w:r>
          <w:r w:rsidR="00340435">
            <w:tab/>
          </w:r>
          <w:r w:rsidR="00383CBB">
            <w:t>4</w:t>
          </w:r>
        </w:p>
        <w:p w14:paraId="0649767C" w14:textId="4507928E" w:rsidR="002C530C" w:rsidRDefault="004F784F" w:rsidP="16319D4A">
          <w:pPr>
            <w:pStyle w:val="TOC2"/>
            <w:tabs>
              <w:tab w:val="clear" w:pos="10199"/>
              <w:tab w:val="left" w:pos="600"/>
              <w:tab w:val="right" w:leader="dot" w:pos="10200"/>
            </w:tabs>
            <w:rPr>
              <w:rStyle w:val="Hyperlink"/>
              <w:lang w:val="en-US"/>
            </w:rPr>
          </w:pPr>
          <w:r>
            <w:tab/>
          </w:r>
          <w:r w:rsidR="16319D4A" w:rsidRPr="00383CBB">
            <w:t>1.1</w:t>
          </w:r>
          <w:r w:rsidR="00C80690">
            <w:tab/>
          </w:r>
          <w:r w:rsidR="16319D4A" w:rsidRPr="00383CBB">
            <w:t>Purpose</w:t>
          </w:r>
          <w:r w:rsidR="00C80690">
            <w:tab/>
          </w:r>
          <w:r w:rsidR="00383CBB">
            <w:t>4</w:t>
          </w:r>
        </w:p>
        <w:p w14:paraId="4B53331C" w14:textId="4E8E39A9" w:rsidR="002C530C" w:rsidRDefault="004F784F" w:rsidP="16319D4A">
          <w:pPr>
            <w:pStyle w:val="TOC2"/>
            <w:tabs>
              <w:tab w:val="clear" w:pos="10199"/>
              <w:tab w:val="left" w:pos="600"/>
              <w:tab w:val="right" w:leader="dot" w:pos="10200"/>
            </w:tabs>
            <w:rPr>
              <w:rStyle w:val="Hyperlink"/>
              <w:lang w:val="en-US"/>
            </w:rPr>
          </w:pPr>
          <w:r>
            <w:tab/>
          </w:r>
          <w:r w:rsidR="16319D4A" w:rsidRPr="00383CBB">
            <w:t>1.2</w:t>
          </w:r>
          <w:r w:rsidR="00C80690">
            <w:tab/>
          </w:r>
          <w:r w:rsidR="16319D4A" w:rsidRPr="00383CBB">
            <w:t>Terminology</w:t>
          </w:r>
          <w:r w:rsidR="00C80690">
            <w:tab/>
          </w:r>
          <w:r w:rsidR="00383CBB">
            <w:t>5</w:t>
          </w:r>
        </w:p>
        <w:p w14:paraId="51DC9EA0" w14:textId="4146EDB3" w:rsidR="002C530C" w:rsidRDefault="004F784F" w:rsidP="16319D4A">
          <w:pPr>
            <w:pStyle w:val="TOC2"/>
            <w:tabs>
              <w:tab w:val="clear" w:pos="10199"/>
              <w:tab w:val="left" w:pos="600"/>
              <w:tab w:val="right" w:leader="dot" w:pos="10200"/>
            </w:tabs>
            <w:rPr>
              <w:rStyle w:val="Hyperlink"/>
              <w:lang w:val="en-US"/>
            </w:rPr>
          </w:pPr>
          <w:r>
            <w:tab/>
          </w:r>
          <w:r w:rsidR="16319D4A" w:rsidRPr="00383CBB">
            <w:t>1.3</w:t>
          </w:r>
          <w:r w:rsidR="00C80690">
            <w:tab/>
          </w:r>
          <w:r w:rsidR="16319D4A" w:rsidRPr="00383CBB">
            <w:t>References</w:t>
          </w:r>
          <w:r w:rsidR="00C80690">
            <w:tab/>
          </w:r>
          <w:r w:rsidR="00383CBB">
            <w:t>5</w:t>
          </w:r>
        </w:p>
        <w:p w14:paraId="17BE37B8" w14:textId="4E156039" w:rsidR="002C530C" w:rsidRDefault="16319D4A" w:rsidP="16319D4A">
          <w:pPr>
            <w:pStyle w:val="TOC1"/>
            <w:tabs>
              <w:tab w:val="clear" w:pos="10199"/>
              <w:tab w:val="left" w:pos="390"/>
              <w:tab w:val="right" w:leader="dot" w:pos="10200"/>
            </w:tabs>
            <w:rPr>
              <w:rStyle w:val="Hyperlink"/>
              <w:lang w:val="en-US"/>
            </w:rPr>
          </w:pPr>
          <w:r w:rsidRPr="00383CBB">
            <w:t>2</w:t>
          </w:r>
          <w:r w:rsidR="00C80690">
            <w:tab/>
          </w:r>
          <w:r w:rsidRPr="00383CBB">
            <w:t>Scope</w:t>
          </w:r>
          <w:r w:rsidR="00383CBB">
            <w:t>………………………………………………………………………………………………………………………...6</w:t>
          </w:r>
        </w:p>
        <w:p w14:paraId="776C4E47" w14:textId="39D3AE44" w:rsidR="002C530C" w:rsidRDefault="16319D4A" w:rsidP="16319D4A">
          <w:pPr>
            <w:pStyle w:val="TOC1"/>
            <w:tabs>
              <w:tab w:val="clear" w:pos="10199"/>
              <w:tab w:val="left" w:pos="390"/>
              <w:tab w:val="right" w:leader="dot" w:pos="10200"/>
            </w:tabs>
            <w:rPr>
              <w:rStyle w:val="Hyperlink"/>
              <w:lang w:val="en-US"/>
            </w:rPr>
          </w:pPr>
          <w:r w:rsidRPr="00383CBB">
            <w:t>3</w:t>
          </w:r>
          <w:r w:rsidR="00C80690">
            <w:tab/>
          </w:r>
          <w:r w:rsidRPr="00383CBB">
            <w:t>Task List and Effort Estimation</w:t>
          </w:r>
          <w:r w:rsidR="00C80690">
            <w:tab/>
          </w:r>
          <w:r w:rsidR="00383CBB">
            <w:t>7</w:t>
          </w:r>
        </w:p>
        <w:p w14:paraId="277DA527" w14:textId="5070B21E" w:rsidR="002C530C" w:rsidRDefault="16319D4A" w:rsidP="00971E70">
          <w:pPr>
            <w:pStyle w:val="TOC1"/>
            <w:tabs>
              <w:tab w:val="left" w:pos="390"/>
            </w:tabs>
            <w:rPr>
              <w:rStyle w:val="Hyperlink"/>
              <w:lang w:val="en-US"/>
            </w:rPr>
          </w:pPr>
          <w:r w:rsidRPr="00383CBB">
            <w:t>4</w:t>
          </w:r>
          <w:r w:rsidR="00C80690">
            <w:tab/>
          </w:r>
          <w:r w:rsidRPr="00383CBB">
            <w:t>System Architecture</w:t>
          </w:r>
          <w:r w:rsidR="00C80690">
            <w:tab/>
          </w:r>
          <w:r w:rsidR="00383CBB">
            <w:t>8</w:t>
          </w:r>
        </w:p>
        <w:p w14:paraId="1A35955F" w14:textId="0F5C5151" w:rsidR="002C530C" w:rsidRDefault="16319D4A" w:rsidP="16319D4A">
          <w:pPr>
            <w:pStyle w:val="TOC1"/>
            <w:tabs>
              <w:tab w:val="clear" w:pos="10199"/>
              <w:tab w:val="left" w:pos="390"/>
              <w:tab w:val="right" w:leader="dot" w:pos="10200"/>
            </w:tabs>
            <w:rPr>
              <w:rStyle w:val="Hyperlink"/>
              <w:lang w:val="en-US"/>
            </w:rPr>
          </w:pPr>
          <w:r w:rsidRPr="00383CBB">
            <w:t>5</w:t>
          </w:r>
          <w:r w:rsidR="00C80690">
            <w:tab/>
          </w:r>
          <w:r w:rsidRPr="00383CBB">
            <w:t>License Details</w:t>
          </w:r>
          <w:r w:rsidR="00C80690">
            <w:tab/>
          </w:r>
          <w:r w:rsidR="00F043D1">
            <w:t>13</w:t>
          </w:r>
        </w:p>
        <w:p w14:paraId="14B02CF0" w14:textId="3EA415A9" w:rsidR="002C530C" w:rsidRDefault="00B93F68" w:rsidP="16319D4A">
          <w:pPr>
            <w:pStyle w:val="TOC1"/>
            <w:tabs>
              <w:tab w:val="clear" w:pos="10199"/>
              <w:tab w:val="left" w:pos="390"/>
              <w:tab w:val="right" w:leader="dot" w:pos="10200"/>
            </w:tabs>
            <w:rPr>
              <w:rStyle w:val="Hyperlink"/>
              <w:lang w:val="en-US"/>
            </w:rPr>
          </w:pPr>
          <w:hyperlink w:anchor="_Toc500642899">
            <w:r w:rsidR="16319D4A" w:rsidRPr="16319D4A">
              <w:rPr>
                <w:rStyle w:val="Hyperlink"/>
              </w:rPr>
              <w:t>6</w:t>
            </w:r>
            <w:r w:rsidR="00C80690">
              <w:tab/>
            </w:r>
            <w:r w:rsidR="16319D4A" w:rsidRPr="16319D4A">
              <w:rPr>
                <w:rStyle w:val="Hyperlink"/>
              </w:rPr>
              <w:t>Development Environment</w:t>
            </w:r>
            <w:r w:rsidR="00C80690">
              <w:tab/>
            </w:r>
            <w:r w:rsidR="00F043D1">
              <w:t>14</w:t>
            </w:r>
          </w:hyperlink>
        </w:p>
        <w:p w14:paraId="45B8BB58" w14:textId="5919B5AE" w:rsidR="002C530C" w:rsidRDefault="004F784F" w:rsidP="16319D4A">
          <w:pPr>
            <w:pStyle w:val="TOC2"/>
            <w:tabs>
              <w:tab w:val="clear" w:pos="10199"/>
              <w:tab w:val="left" w:pos="600"/>
              <w:tab w:val="right" w:leader="dot" w:pos="10200"/>
            </w:tabs>
            <w:rPr>
              <w:rStyle w:val="Hyperlink"/>
              <w:lang w:val="en-US"/>
            </w:rPr>
          </w:pPr>
          <w:r>
            <w:tab/>
          </w:r>
          <w:r w:rsidR="16319D4A" w:rsidRPr="00383CBB">
            <w:t>6.1</w:t>
          </w:r>
          <w:r w:rsidR="000C0470">
            <w:t xml:space="preserve">      </w:t>
          </w:r>
          <w:r w:rsidR="16319D4A" w:rsidRPr="00383CBB">
            <w:t>HW Detail</w:t>
          </w:r>
          <w:r w:rsidR="00C80690">
            <w:tab/>
          </w:r>
          <w:r w:rsidR="00F043D1">
            <w:t>14</w:t>
          </w:r>
        </w:p>
        <w:p w14:paraId="5AF7F5BC" w14:textId="4A5BC341" w:rsidR="002C530C" w:rsidRDefault="004F784F" w:rsidP="16319D4A">
          <w:pPr>
            <w:pStyle w:val="TOC2"/>
            <w:tabs>
              <w:tab w:val="clear" w:pos="10199"/>
              <w:tab w:val="left" w:pos="600"/>
              <w:tab w:val="right" w:leader="dot" w:pos="10200"/>
            </w:tabs>
            <w:rPr>
              <w:rStyle w:val="Hyperlink"/>
              <w:lang w:val="en-US"/>
            </w:rPr>
          </w:pPr>
          <w:r>
            <w:tab/>
          </w:r>
          <w:hyperlink w:anchor="_Toc62213793">
            <w:r w:rsidR="16319D4A" w:rsidRPr="16319D4A">
              <w:rPr>
                <w:rStyle w:val="Hyperlink"/>
              </w:rPr>
              <w:t>6.2</w:t>
            </w:r>
            <w:r w:rsidR="00C80690">
              <w:tab/>
            </w:r>
            <w:r w:rsidR="16319D4A" w:rsidRPr="16319D4A">
              <w:rPr>
                <w:rStyle w:val="Hyperlink"/>
              </w:rPr>
              <w:t>Development host</w:t>
            </w:r>
            <w:r w:rsidR="00C80690">
              <w:tab/>
            </w:r>
            <w:r w:rsidR="00F043D1">
              <w:t>14</w:t>
            </w:r>
          </w:hyperlink>
        </w:p>
        <w:p w14:paraId="759B142C" w14:textId="3D5E75CC" w:rsidR="002C530C" w:rsidRDefault="004F784F" w:rsidP="16319D4A">
          <w:pPr>
            <w:pStyle w:val="TOC2"/>
            <w:tabs>
              <w:tab w:val="clear" w:pos="10199"/>
              <w:tab w:val="left" w:pos="600"/>
              <w:tab w:val="right" w:leader="dot" w:pos="10200"/>
            </w:tabs>
            <w:rPr>
              <w:rStyle w:val="Hyperlink"/>
              <w:lang w:val="en-US"/>
            </w:rPr>
          </w:pPr>
          <w:r>
            <w:tab/>
          </w:r>
          <w:hyperlink w:anchor="_Toc37266272">
            <w:r w:rsidR="16319D4A" w:rsidRPr="16319D4A">
              <w:rPr>
                <w:rStyle w:val="Hyperlink"/>
              </w:rPr>
              <w:t>6.3</w:t>
            </w:r>
            <w:r w:rsidR="00C80690">
              <w:tab/>
            </w:r>
            <w:r w:rsidR="16319D4A" w:rsidRPr="16319D4A">
              <w:rPr>
                <w:rStyle w:val="Hyperlink"/>
              </w:rPr>
              <w:t>Build tools and IDE</w:t>
            </w:r>
            <w:r w:rsidR="00C80690">
              <w:tab/>
            </w:r>
            <w:r w:rsidR="00F043D1">
              <w:t>14</w:t>
            </w:r>
          </w:hyperlink>
        </w:p>
        <w:p w14:paraId="5961C4E2" w14:textId="76E04051" w:rsidR="002C530C" w:rsidRDefault="00B93F68" w:rsidP="16319D4A">
          <w:pPr>
            <w:pStyle w:val="TOC1"/>
            <w:tabs>
              <w:tab w:val="clear" w:pos="10199"/>
              <w:tab w:val="left" w:pos="390"/>
              <w:tab w:val="right" w:leader="dot" w:pos="10200"/>
            </w:tabs>
            <w:rPr>
              <w:rStyle w:val="Hyperlink"/>
              <w:lang w:val="en-US"/>
            </w:rPr>
          </w:pPr>
          <w:hyperlink w:anchor="_Toc1952426033">
            <w:r w:rsidR="16319D4A" w:rsidRPr="16319D4A">
              <w:rPr>
                <w:rStyle w:val="Hyperlink"/>
              </w:rPr>
              <w:t>7</w:t>
            </w:r>
            <w:r w:rsidR="00C80690">
              <w:tab/>
            </w:r>
            <w:r w:rsidR="16319D4A" w:rsidRPr="16319D4A">
              <w:rPr>
                <w:rStyle w:val="Hyperlink"/>
              </w:rPr>
              <w:t>Configurations Supported</w:t>
            </w:r>
            <w:r w:rsidR="00C80690">
              <w:tab/>
            </w:r>
            <w:r w:rsidR="00F043D1">
              <w:t>15</w:t>
            </w:r>
          </w:hyperlink>
        </w:p>
        <w:p w14:paraId="16CAF755" w14:textId="6BD9DD23" w:rsidR="002C530C" w:rsidRDefault="004F784F" w:rsidP="16319D4A">
          <w:pPr>
            <w:pStyle w:val="TOC2"/>
            <w:tabs>
              <w:tab w:val="clear" w:pos="10199"/>
              <w:tab w:val="left" w:pos="600"/>
              <w:tab w:val="right" w:leader="dot" w:pos="10200"/>
            </w:tabs>
            <w:rPr>
              <w:rStyle w:val="Hyperlink"/>
              <w:lang w:val="en-US"/>
            </w:rPr>
          </w:pPr>
          <w:r>
            <w:tab/>
          </w:r>
          <w:hyperlink w:anchor="_Toc933963888">
            <w:r w:rsidR="16319D4A" w:rsidRPr="16319D4A">
              <w:rPr>
                <w:rStyle w:val="Hyperlink"/>
              </w:rPr>
              <w:t>7.1</w:t>
            </w:r>
            <w:r w:rsidR="00C80690">
              <w:tab/>
            </w:r>
            <w:r w:rsidR="16319D4A" w:rsidRPr="16319D4A">
              <w:rPr>
                <w:rStyle w:val="Hyperlink"/>
              </w:rPr>
              <w:t>Compile time configuration</w:t>
            </w:r>
            <w:r w:rsidR="00C80690">
              <w:tab/>
            </w:r>
            <w:r w:rsidR="00F043D1">
              <w:t>15</w:t>
            </w:r>
          </w:hyperlink>
        </w:p>
        <w:p w14:paraId="037F3A92" w14:textId="2005733D" w:rsidR="002C530C" w:rsidRDefault="004F784F" w:rsidP="16319D4A">
          <w:pPr>
            <w:pStyle w:val="TOC2"/>
            <w:tabs>
              <w:tab w:val="clear" w:pos="10199"/>
              <w:tab w:val="left" w:pos="600"/>
              <w:tab w:val="right" w:leader="dot" w:pos="10200"/>
            </w:tabs>
            <w:rPr>
              <w:rStyle w:val="Hyperlink"/>
              <w:lang w:val="en-US"/>
            </w:rPr>
          </w:pPr>
          <w:r>
            <w:tab/>
          </w:r>
          <w:hyperlink w:anchor="_Toc863398459">
            <w:r w:rsidR="16319D4A" w:rsidRPr="16319D4A">
              <w:rPr>
                <w:rStyle w:val="Hyperlink"/>
              </w:rPr>
              <w:t>7.2</w:t>
            </w:r>
            <w:r w:rsidR="00C80690">
              <w:tab/>
            </w:r>
            <w:r w:rsidR="16319D4A" w:rsidRPr="16319D4A">
              <w:rPr>
                <w:rStyle w:val="Hyperlink"/>
              </w:rPr>
              <w:t>Initialization configuration</w:t>
            </w:r>
            <w:r w:rsidR="00C80690">
              <w:tab/>
            </w:r>
            <w:r w:rsidR="00F043D1">
              <w:t>15</w:t>
            </w:r>
          </w:hyperlink>
        </w:p>
        <w:p w14:paraId="42F6997A" w14:textId="33296D1E" w:rsidR="002C530C" w:rsidRDefault="004F784F" w:rsidP="16319D4A">
          <w:pPr>
            <w:pStyle w:val="TOC2"/>
            <w:tabs>
              <w:tab w:val="clear" w:pos="10199"/>
              <w:tab w:val="left" w:pos="600"/>
              <w:tab w:val="right" w:leader="dot" w:pos="10200"/>
            </w:tabs>
            <w:rPr>
              <w:rStyle w:val="Hyperlink"/>
              <w:lang w:val="en-US"/>
            </w:rPr>
          </w:pPr>
          <w:r>
            <w:tab/>
          </w:r>
          <w:hyperlink w:anchor="_Toc996369751">
            <w:r w:rsidR="16319D4A" w:rsidRPr="16319D4A">
              <w:rPr>
                <w:rStyle w:val="Hyperlink"/>
              </w:rPr>
              <w:t>7.3</w:t>
            </w:r>
            <w:r w:rsidR="00C80690">
              <w:tab/>
            </w:r>
            <w:r w:rsidR="16319D4A" w:rsidRPr="16319D4A">
              <w:rPr>
                <w:rStyle w:val="Hyperlink"/>
              </w:rPr>
              <w:t>Runtime configuration</w:t>
            </w:r>
            <w:r w:rsidR="00C80690">
              <w:tab/>
            </w:r>
            <w:r w:rsidR="00F043D1">
              <w:t>15</w:t>
            </w:r>
          </w:hyperlink>
        </w:p>
        <w:p w14:paraId="096ABE22" w14:textId="3C4565B7" w:rsidR="002C530C" w:rsidRDefault="00B93F68" w:rsidP="16319D4A">
          <w:pPr>
            <w:pStyle w:val="TOC1"/>
            <w:tabs>
              <w:tab w:val="clear" w:pos="10199"/>
              <w:tab w:val="left" w:pos="390"/>
              <w:tab w:val="right" w:leader="dot" w:pos="10200"/>
            </w:tabs>
            <w:rPr>
              <w:rStyle w:val="Hyperlink"/>
              <w:lang w:val="en-US"/>
            </w:rPr>
          </w:pPr>
          <w:hyperlink w:anchor="_Toc1935864293">
            <w:r w:rsidR="16319D4A" w:rsidRPr="16319D4A">
              <w:rPr>
                <w:rStyle w:val="Hyperlink"/>
              </w:rPr>
              <w:t>8</w:t>
            </w:r>
            <w:r w:rsidR="00C80690">
              <w:tab/>
            </w:r>
            <w:r w:rsidR="16319D4A" w:rsidRPr="16319D4A">
              <w:rPr>
                <w:rStyle w:val="Hyperlink"/>
              </w:rPr>
              <w:t>Application API Library</w:t>
            </w:r>
            <w:r w:rsidR="00C80690">
              <w:tab/>
            </w:r>
            <w:r w:rsidR="00F043D1">
              <w:t>16</w:t>
            </w:r>
          </w:hyperlink>
        </w:p>
        <w:p w14:paraId="433372FE" w14:textId="574BF0EA" w:rsidR="00383CBB" w:rsidRDefault="004F784F" w:rsidP="00383CBB">
          <w:pPr>
            <w:pStyle w:val="TOC2"/>
            <w:tabs>
              <w:tab w:val="left" w:pos="600"/>
            </w:tabs>
          </w:pPr>
          <w:r>
            <w:tab/>
          </w:r>
          <w:r w:rsidR="16319D4A" w:rsidRPr="00383CBB">
            <w:t>8.1</w:t>
          </w:r>
          <w:r w:rsidR="00C80690">
            <w:tab/>
          </w:r>
          <w:r w:rsidR="16319D4A" w:rsidRPr="00383CBB">
            <w:t>Structures</w:t>
          </w:r>
          <w:r w:rsidR="00C80690">
            <w:tab/>
          </w:r>
          <w:r w:rsidR="00383CBB">
            <w:t>16</w:t>
          </w:r>
        </w:p>
        <w:p w14:paraId="080318E7" w14:textId="0AD72E4A" w:rsidR="002C530C" w:rsidRDefault="004F784F" w:rsidP="00383CBB">
          <w:pPr>
            <w:pStyle w:val="TOC2"/>
            <w:tabs>
              <w:tab w:val="left" w:pos="600"/>
            </w:tabs>
            <w:rPr>
              <w:rStyle w:val="Hyperlink"/>
              <w:lang w:val="en-US"/>
            </w:rPr>
          </w:pPr>
          <w:r>
            <w:tab/>
          </w:r>
          <w:r w:rsidR="009F0A60">
            <w:t xml:space="preserve">         </w:t>
          </w:r>
          <w:r w:rsidR="16319D4A" w:rsidRPr="00383CBB">
            <w:t>8.1.1</w:t>
          </w:r>
          <w:r w:rsidR="009F0A60">
            <w:t xml:space="preserve"> </w:t>
          </w:r>
          <w:r w:rsidR="000634FB" w:rsidRPr="000634FB">
            <w:t>_attribute,RemDevInfo</w:t>
          </w:r>
          <w:r>
            <w:t>………</w:t>
          </w:r>
          <w:r w:rsidR="009F0A60">
            <w:t>…………………………………………………………………………...</w:t>
          </w:r>
          <w:r>
            <w:t>.</w:t>
          </w:r>
          <w:r w:rsidR="00383CBB">
            <w:t>16</w:t>
          </w:r>
        </w:p>
        <w:p w14:paraId="79DEFA41" w14:textId="1CC36750" w:rsidR="002C530C" w:rsidRDefault="004F784F" w:rsidP="16319D4A">
          <w:pPr>
            <w:pStyle w:val="TOC2"/>
            <w:tabs>
              <w:tab w:val="clear" w:pos="10199"/>
              <w:tab w:val="left" w:pos="600"/>
              <w:tab w:val="right" w:leader="dot" w:pos="10200"/>
            </w:tabs>
            <w:rPr>
              <w:rStyle w:val="Hyperlink"/>
              <w:lang w:val="en-US"/>
            </w:rPr>
          </w:pPr>
          <w:r>
            <w:tab/>
          </w:r>
          <w:r w:rsidR="009F0A60">
            <w:tab/>
          </w:r>
          <w:r w:rsidR="16319D4A" w:rsidRPr="00383CBB">
            <w:t>8.2</w:t>
          </w:r>
          <w:r w:rsidR="009F0A60">
            <w:t xml:space="preserve">   </w:t>
          </w:r>
          <w:r w:rsidR="16319D4A" w:rsidRPr="00383CBB">
            <w:t>Enums and Macros</w:t>
          </w:r>
          <w:r w:rsidR="00C80690">
            <w:tab/>
          </w:r>
          <w:r w:rsidR="00383CBB">
            <w:t>17</w:t>
          </w:r>
        </w:p>
        <w:p w14:paraId="7A33937C" w14:textId="023BE216" w:rsidR="002C530C" w:rsidRDefault="009F0A60" w:rsidP="16319D4A">
          <w:pPr>
            <w:pStyle w:val="TOC3"/>
            <w:tabs>
              <w:tab w:val="clear" w:pos="10199"/>
              <w:tab w:val="left" w:pos="990"/>
              <w:tab w:val="right" w:leader="dot" w:pos="10200"/>
            </w:tabs>
            <w:rPr>
              <w:rStyle w:val="Hyperlink"/>
              <w:lang w:val="en-US"/>
            </w:rPr>
          </w:pPr>
          <w:r>
            <w:tab/>
          </w:r>
          <w:r w:rsidR="16319D4A" w:rsidRPr="00383CBB">
            <w:t>8.2.1</w:t>
          </w:r>
          <w:r>
            <w:t xml:space="preserve">    </w:t>
          </w:r>
          <w:r w:rsidR="006A0E0B" w:rsidRPr="006A0E0B">
            <w:t>PRIMARY_SERVICE 0x2800</w:t>
          </w:r>
          <w:r w:rsidR="00C80690">
            <w:tab/>
          </w:r>
          <w:r w:rsidR="00C80690">
            <w:fldChar w:fldCharType="begin"/>
          </w:r>
          <w:r w:rsidR="00C80690">
            <w:instrText>PAGEREF _Toc1121694757 \h</w:instrText>
          </w:r>
          <w:r w:rsidR="00C80690">
            <w:fldChar w:fldCharType="separate"/>
          </w:r>
          <w:r w:rsidR="16319D4A" w:rsidRPr="00383CBB">
            <w:t>1</w:t>
          </w:r>
          <w:r w:rsidR="00C80690">
            <w:fldChar w:fldCharType="end"/>
          </w:r>
          <w:r w:rsidR="00383CBB">
            <w:t>7</w:t>
          </w:r>
        </w:p>
        <w:p w14:paraId="27ADF043" w14:textId="38FA7DD8" w:rsidR="002C530C" w:rsidRDefault="009F0A60" w:rsidP="16319D4A">
          <w:pPr>
            <w:pStyle w:val="TOC3"/>
            <w:tabs>
              <w:tab w:val="clear" w:pos="10199"/>
              <w:tab w:val="left" w:pos="990"/>
              <w:tab w:val="right" w:leader="dot" w:pos="10200"/>
            </w:tabs>
            <w:rPr>
              <w:rStyle w:val="Hyperlink"/>
              <w:lang w:val="en-US"/>
            </w:rPr>
          </w:pPr>
          <w:r>
            <w:tab/>
          </w:r>
          <w:r w:rsidR="16319D4A" w:rsidRPr="00383CBB">
            <w:t>8.2.</w:t>
          </w:r>
          <w:r>
            <w:t xml:space="preserve">2  </w:t>
          </w:r>
          <w:r w:rsidR="006A0E0B" w:rsidRPr="006A0E0B">
            <w:t>DESCRIPTOR 0x2902</w:t>
          </w:r>
          <w:r>
            <w:t>……………………………………………………………………………………...</w:t>
          </w:r>
          <w:r w:rsidR="00383CBB">
            <w:t>17</w:t>
          </w:r>
        </w:p>
        <w:p w14:paraId="56E709B0" w14:textId="6E8007A5" w:rsidR="002C530C" w:rsidRDefault="009F0A60" w:rsidP="16319D4A">
          <w:pPr>
            <w:pStyle w:val="TOC3"/>
            <w:tabs>
              <w:tab w:val="clear" w:pos="10199"/>
              <w:tab w:val="left" w:pos="990"/>
              <w:tab w:val="right" w:leader="dot" w:pos="10200"/>
            </w:tabs>
            <w:rPr>
              <w:rStyle w:val="Hyperlink"/>
              <w:lang w:val="en-US"/>
            </w:rPr>
          </w:pPr>
          <w:r>
            <w:tab/>
          </w:r>
          <w:r w:rsidR="16319D4A" w:rsidRPr="00383CBB">
            <w:t>8.2.3</w:t>
          </w:r>
          <w:r>
            <w:t xml:space="preserve">    </w:t>
          </w:r>
          <w:r w:rsidR="006A0E0B" w:rsidRPr="006A0E0B">
            <w:t>REG_CHARACTERISTICS   0x2803</w:t>
          </w:r>
          <w:r w:rsidR="00C80690">
            <w:tab/>
          </w:r>
          <w:r w:rsidR="00383CBB">
            <w:t>17</w:t>
          </w:r>
        </w:p>
        <w:p w14:paraId="786B8C7C" w14:textId="541FB687" w:rsidR="002C530C" w:rsidRDefault="009F0A60" w:rsidP="16319D4A">
          <w:pPr>
            <w:pStyle w:val="TOC3"/>
            <w:tabs>
              <w:tab w:val="clear" w:pos="10199"/>
              <w:tab w:val="left" w:pos="990"/>
              <w:tab w:val="right" w:leader="dot" w:pos="10200"/>
            </w:tabs>
          </w:pPr>
          <w:r>
            <w:tab/>
          </w:r>
          <w:hyperlink w:anchor="_Toc857056398">
            <w:r w:rsidR="16319D4A" w:rsidRPr="16319D4A">
              <w:rPr>
                <w:rStyle w:val="Hyperlink"/>
              </w:rPr>
              <w:t>8.2.4</w:t>
            </w:r>
            <w:r>
              <w:t xml:space="preserve">    </w:t>
            </w:r>
            <w:r w:rsidR="006A0E0B" w:rsidRPr="006A0E0B">
              <w:t>PROVISION_SERVICE   0x1827</w:t>
            </w:r>
            <w:r w:rsidR="00C80690">
              <w:fldChar w:fldCharType="begin"/>
            </w:r>
            <w:r w:rsidR="00C80690">
              <w:instrText>PAGEREF _Toc857056398 \h</w:instrText>
            </w:r>
            <w:r w:rsidR="00C80690">
              <w:fldChar w:fldCharType="separate"/>
            </w:r>
            <w:r w:rsidR="16319D4A" w:rsidRPr="16319D4A">
              <w:rPr>
                <w:rStyle w:val="Hyperlink"/>
              </w:rPr>
              <w:t>3</w:t>
            </w:r>
            <w:r w:rsidR="00C80690">
              <w:fldChar w:fldCharType="end"/>
            </w:r>
          </w:hyperlink>
          <w:r w:rsidR="00383CBB">
            <w:t>…………………</w:t>
          </w:r>
          <w:r w:rsidR="00F043D1">
            <w:t>.</w:t>
          </w:r>
          <w:r>
            <w:t>.................................................................................</w:t>
          </w:r>
          <w:r w:rsidR="00F043D1">
            <w:t>..</w:t>
          </w:r>
          <w:r w:rsidR="00383CBB">
            <w:t>17</w:t>
          </w:r>
        </w:p>
        <w:p w14:paraId="0E9BFF44" w14:textId="0FB98419" w:rsidR="00620DB3" w:rsidRDefault="009F0A60" w:rsidP="00620DB3">
          <w:pPr>
            <w:pStyle w:val="TOC4"/>
          </w:pPr>
          <w:r>
            <w:t xml:space="preserve">         </w:t>
          </w:r>
          <w:r w:rsidR="00620DB3">
            <w:t xml:space="preserve">8.2.5    </w:t>
          </w:r>
          <w:r w:rsidR="006A0E0B" w:rsidRPr="006A0E0B">
            <w:t>PROXY_SERVICE   0x1828</w:t>
          </w:r>
          <w:r w:rsidR="00620DB3">
            <w:t>………………………</w:t>
          </w:r>
          <w:r>
            <w:t>………………………………</w:t>
          </w:r>
          <w:r w:rsidR="00620DB3">
            <w:t>……………...</w:t>
          </w:r>
          <w:r w:rsidR="006A0E0B">
            <w:t>.........</w:t>
          </w:r>
          <w:r w:rsidR="00F043D1">
            <w:t>..</w:t>
          </w:r>
          <w:r w:rsidR="005A3920">
            <w:t>...</w:t>
          </w:r>
          <w:r w:rsidR="00620DB3">
            <w:t>1</w:t>
          </w:r>
          <w:r w:rsidR="00383CBB">
            <w:t>7</w:t>
          </w:r>
        </w:p>
        <w:p w14:paraId="591E8622" w14:textId="7D84D884" w:rsidR="00620DB3" w:rsidRDefault="00620DB3" w:rsidP="00620DB3">
          <w:pPr>
            <w:pStyle w:val="TOC3"/>
            <w:tabs>
              <w:tab w:val="left" w:pos="990"/>
            </w:tabs>
            <w:ind w:left="0" w:firstLine="0"/>
          </w:pPr>
          <w:r>
            <w:t xml:space="preserve">          </w:t>
          </w:r>
          <w:r w:rsidR="009F0A60">
            <w:tab/>
          </w:r>
          <w:hyperlink w:anchor="_Toc857056398">
            <w:r w:rsidRPr="16319D4A">
              <w:rPr>
                <w:rStyle w:val="Hyperlink"/>
              </w:rPr>
              <w:t>8.2.</w:t>
            </w:r>
            <w:r>
              <w:rPr>
                <w:rStyle w:val="Hyperlink"/>
              </w:rPr>
              <w:t>6</w:t>
            </w:r>
            <w:r>
              <w:t xml:space="preserve">    </w:t>
            </w:r>
            <w:r w:rsidR="006A0E0B" w:rsidRPr="006A0E0B">
              <w:t>PROVISIONING_DATA_IN   0x2ADB</w:t>
            </w:r>
            <w:r>
              <w:tab/>
            </w:r>
            <w:r w:rsidR="00383CBB">
              <w:t>17</w:t>
            </w:r>
          </w:hyperlink>
        </w:p>
        <w:p w14:paraId="36461191" w14:textId="14309A23" w:rsidR="006A0E0B" w:rsidRDefault="009F0A60" w:rsidP="006A0E0B">
          <w:pPr>
            <w:pStyle w:val="TOC4"/>
          </w:pPr>
          <w:r>
            <w:t xml:space="preserve">         </w:t>
          </w:r>
          <w:r w:rsidR="006A0E0B">
            <w:t>8.2.</w:t>
          </w:r>
          <w:r w:rsidR="005A3920">
            <w:t>7</w:t>
          </w:r>
          <w:r>
            <w:t xml:space="preserve">   </w:t>
          </w:r>
          <w:r w:rsidR="006A0E0B">
            <w:t>PROVISIONING_DATA_OUT  0x2ADC…………………………………………………………………</w:t>
          </w:r>
          <w:r w:rsidR="005A3920">
            <w:t>..</w:t>
          </w:r>
          <w:r w:rsidR="00383CBB">
            <w:t>17</w:t>
          </w:r>
        </w:p>
        <w:p w14:paraId="327F68C4" w14:textId="3EEC801E" w:rsidR="006A0E0B" w:rsidRDefault="009F0A60" w:rsidP="006A0E0B">
          <w:pPr>
            <w:pStyle w:val="TOC4"/>
          </w:pPr>
          <w:r>
            <w:t xml:space="preserve">         </w:t>
          </w:r>
          <w:r w:rsidR="006A0E0B">
            <w:t>8.2.</w:t>
          </w:r>
          <w:r w:rsidR="005A3920">
            <w:t>8</w:t>
          </w:r>
          <w:r w:rsidR="006A0E0B">
            <w:t xml:space="preserve"> </w:t>
          </w:r>
          <w:r>
            <w:t xml:space="preserve">   </w:t>
          </w:r>
          <w:r w:rsidR="006A0E0B" w:rsidRPr="006A0E0B">
            <w:t>PROXY_DATA_IN  0x2ADD</w:t>
          </w:r>
          <w:r w:rsidR="006A0E0B">
            <w:t>……………………………………………………………………………...</w:t>
          </w:r>
          <w:r w:rsidR="00383CBB">
            <w:t>17</w:t>
          </w:r>
        </w:p>
        <w:p w14:paraId="4C42BBF1" w14:textId="35B0440A" w:rsidR="006A0E0B" w:rsidRPr="006A0E0B" w:rsidRDefault="009F0A60" w:rsidP="006A0E0B">
          <w:pPr>
            <w:pStyle w:val="TOC4"/>
          </w:pPr>
          <w:r>
            <w:t xml:space="preserve">         </w:t>
          </w:r>
          <w:r w:rsidR="006A0E0B">
            <w:t>8.2.</w:t>
          </w:r>
          <w:r w:rsidR="005A3920">
            <w:t>9</w:t>
          </w:r>
          <w:r w:rsidR="006A0E0B">
            <w:t xml:space="preserve"> </w:t>
          </w:r>
          <w:r>
            <w:t xml:space="preserve">   </w:t>
          </w:r>
          <w:r w:rsidR="006A0E0B">
            <w:t>PROXY_DATA_OUT  0x2ADE……………………………………………………………………</w:t>
          </w:r>
          <w:r w:rsidR="005A3920">
            <w:t>……</w:t>
          </w:r>
          <w:r w:rsidR="006A0E0B">
            <w:t>…</w:t>
          </w:r>
          <w:r w:rsidR="00383CBB">
            <w:t>17</w:t>
          </w:r>
        </w:p>
        <w:p w14:paraId="50F9724C" w14:textId="23AF3F97" w:rsidR="002C530C" w:rsidRDefault="00D727D3" w:rsidP="16319D4A">
          <w:pPr>
            <w:pStyle w:val="TOC2"/>
            <w:tabs>
              <w:tab w:val="clear" w:pos="10199"/>
              <w:tab w:val="left" w:pos="600"/>
              <w:tab w:val="right" w:leader="dot" w:pos="10200"/>
            </w:tabs>
            <w:rPr>
              <w:rStyle w:val="Hyperlink"/>
              <w:lang w:val="en-US"/>
            </w:rPr>
          </w:pPr>
          <w:r>
            <w:tab/>
          </w:r>
          <w:hyperlink w:anchor="_Toc1057666348">
            <w:r w:rsidR="16319D4A" w:rsidRPr="16319D4A">
              <w:rPr>
                <w:rStyle w:val="Hyperlink"/>
              </w:rPr>
              <w:t>8.3</w:t>
            </w:r>
            <w:r w:rsidR="00661843">
              <w:t xml:space="preserve">   </w:t>
            </w:r>
            <w:r w:rsidR="16319D4A" w:rsidRPr="16319D4A">
              <w:rPr>
                <w:rStyle w:val="Hyperlink"/>
              </w:rPr>
              <w:t>Callback function declarations</w:t>
            </w:r>
            <w:r w:rsidR="00C80690">
              <w:tab/>
            </w:r>
            <w:r w:rsidR="001373D4">
              <w:t>18</w:t>
            </w:r>
          </w:hyperlink>
        </w:p>
        <w:p w14:paraId="412582B0" w14:textId="4267D821" w:rsidR="000634FB" w:rsidRDefault="005A3920" w:rsidP="000634FB">
          <w:pPr>
            <w:pStyle w:val="TOC3"/>
            <w:tabs>
              <w:tab w:val="clear" w:pos="10199"/>
              <w:tab w:val="left" w:pos="990"/>
              <w:tab w:val="right" w:leader="dot" w:pos="10200"/>
            </w:tabs>
          </w:pPr>
          <w:r>
            <w:tab/>
          </w:r>
          <w:r w:rsidR="000634FB">
            <w:fldChar w:fldCharType="begin"/>
          </w:r>
          <w:r>
            <w:instrText>HYPERLINK \l "_Toc166726094" \h</w:instrText>
          </w:r>
          <w:r w:rsidR="000634FB">
            <w:fldChar w:fldCharType="separate"/>
          </w:r>
          <w:r w:rsidR="16319D4A" w:rsidRPr="16319D4A">
            <w:rPr>
              <w:rStyle w:val="Hyperlink"/>
            </w:rPr>
            <w:t>8.3.1</w:t>
          </w:r>
          <w:r>
            <w:t xml:space="preserve">  </w:t>
          </w:r>
          <w:r w:rsidR="000634FB">
            <w:t>gatt_service_cb()………………………………………………………………………</w:t>
          </w:r>
          <w:r>
            <w:t>…..</w:t>
          </w:r>
          <w:r w:rsidR="000634FB">
            <w:t>…………</w:t>
          </w:r>
          <w:r w:rsidR="00F043D1">
            <w:t>..</w:t>
          </w:r>
          <w:r w:rsidR="000634FB">
            <w:t>….</w:t>
          </w:r>
          <w:r w:rsidR="00AC0D8C">
            <w:t>.</w:t>
          </w:r>
          <w:r w:rsidR="001373D4">
            <w:t>18</w:t>
          </w:r>
        </w:p>
        <w:p w14:paraId="57136278" w14:textId="25BAD82A" w:rsidR="000634FB" w:rsidRDefault="005A3920" w:rsidP="000634FB">
          <w:pPr>
            <w:pStyle w:val="TOC3"/>
            <w:tabs>
              <w:tab w:val="clear" w:pos="10199"/>
              <w:tab w:val="left" w:pos="990"/>
              <w:tab w:val="right" w:leader="dot" w:pos="10200"/>
            </w:tabs>
          </w:pPr>
          <w:r>
            <w:tab/>
          </w:r>
          <w:r w:rsidR="000634FB">
            <w:t>8.3.2</w:t>
          </w:r>
          <w:r>
            <w:t xml:space="preserve">  </w:t>
          </w:r>
          <w:r w:rsidR="000634FB">
            <w:t>global_cb()</w:t>
          </w:r>
          <w:r w:rsidR="000634FB" w:rsidRPr="000634FB">
            <w:t>……………………………………………………………………</w:t>
          </w:r>
          <w:r>
            <w:t>………..</w:t>
          </w:r>
          <w:r w:rsidR="000634FB" w:rsidRPr="000634FB">
            <w:t>……</w:t>
          </w:r>
          <w:r w:rsidR="00383CBB">
            <w:t>……….</w:t>
          </w:r>
          <w:r w:rsidR="00AC0D8C">
            <w:t>.</w:t>
          </w:r>
          <w:r w:rsidR="000634FB" w:rsidRPr="000634FB">
            <w:t>…….</w:t>
          </w:r>
          <w:r w:rsidR="001373D4">
            <w:t>18</w:t>
          </w:r>
        </w:p>
        <w:p w14:paraId="0CA2B431" w14:textId="7A3185D9" w:rsidR="002C530C" w:rsidRDefault="005A3920" w:rsidP="000634FB">
          <w:pPr>
            <w:pStyle w:val="TOC3"/>
            <w:tabs>
              <w:tab w:val="clear" w:pos="10199"/>
              <w:tab w:val="left" w:pos="990"/>
              <w:tab w:val="right" w:leader="dot" w:pos="10200"/>
            </w:tabs>
            <w:rPr>
              <w:rStyle w:val="Hyperlink"/>
              <w:lang w:val="en-US"/>
            </w:rPr>
          </w:pPr>
          <w:r>
            <w:tab/>
          </w:r>
          <w:r w:rsidR="000634FB">
            <w:t>8.3.3</w:t>
          </w:r>
          <w:r>
            <w:t xml:space="preserve">  </w:t>
          </w:r>
          <w:r w:rsidR="000634FB">
            <w:t>gap_cb()</w:t>
          </w:r>
          <w:r>
            <w:t>……………………………………………………………………………………………………..</w:t>
          </w:r>
          <w:r w:rsidR="001373D4">
            <w:t>19</w:t>
          </w:r>
          <w:r w:rsidR="000634FB">
            <w:fldChar w:fldCharType="end"/>
          </w:r>
        </w:p>
        <w:p w14:paraId="392D4D51" w14:textId="7A3462E2" w:rsidR="002C530C" w:rsidRDefault="00D727D3" w:rsidP="16319D4A">
          <w:pPr>
            <w:pStyle w:val="TOC2"/>
            <w:tabs>
              <w:tab w:val="clear" w:pos="10199"/>
              <w:tab w:val="left" w:pos="600"/>
              <w:tab w:val="right" w:leader="dot" w:pos="10200"/>
            </w:tabs>
            <w:rPr>
              <w:rStyle w:val="Hyperlink"/>
              <w:lang w:val="en-US"/>
            </w:rPr>
          </w:pPr>
          <w:r>
            <w:tab/>
          </w:r>
          <w:hyperlink w:anchor="_Toc1128333359">
            <w:r w:rsidR="16319D4A" w:rsidRPr="16319D4A">
              <w:rPr>
                <w:rStyle w:val="Hyperlink"/>
              </w:rPr>
              <w:t>8.4</w:t>
            </w:r>
            <w:r w:rsidR="00661843">
              <w:t xml:space="preserve">   </w:t>
            </w:r>
            <w:r w:rsidR="16319D4A" w:rsidRPr="16319D4A">
              <w:rPr>
                <w:rStyle w:val="Hyperlink"/>
              </w:rPr>
              <w:t>Function Declarations</w:t>
            </w:r>
            <w:r w:rsidR="00C80690">
              <w:tab/>
            </w:r>
            <w:r w:rsidR="001373D4">
              <w:t>20</w:t>
            </w:r>
          </w:hyperlink>
        </w:p>
        <w:p w14:paraId="223BBB13" w14:textId="70FD6AC6" w:rsidR="006A0E0B" w:rsidRDefault="005A3920" w:rsidP="006A0E0B">
          <w:pPr>
            <w:pStyle w:val="TOC3"/>
            <w:tabs>
              <w:tab w:val="left" w:pos="990"/>
            </w:tabs>
          </w:pPr>
          <w:r>
            <w:tab/>
          </w:r>
          <w:r w:rsidR="000634FB">
            <w:fldChar w:fldCharType="begin"/>
          </w:r>
          <w:r>
            <w:instrText>HYPERLINK \l "_Toc1897299625" \h</w:instrText>
          </w:r>
          <w:r w:rsidR="000634FB">
            <w:fldChar w:fldCharType="separate"/>
          </w:r>
          <w:r w:rsidR="16319D4A" w:rsidRPr="16319D4A">
            <w:rPr>
              <w:rStyle w:val="Hyperlink"/>
            </w:rPr>
            <w:t>8.4.1</w:t>
          </w:r>
          <w:r>
            <w:t xml:space="preserve">  </w:t>
          </w:r>
          <w:r w:rsidR="006A0E0B">
            <w:t>reg</w:t>
          </w:r>
          <w:r w:rsidR="00210656">
            <w:t>_provisioning_service()…………………</w:t>
          </w:r>
          <w:r w:rsidR="006A0E0B">
            <w:t>………………………………………………………</w:t>
          </w:r>
          <w:r w:rsidR="00AC0D8C">
            <w:t>…</w:t>
          </w:r>
          <w:r>
            <w:t>…..</w:t>
          </w:r>
          <w:r w:rsidR="001373D4">
            <w:t>20</w:t>
          </w:r>
        </w:p>
        <w:p w14:paraId="68848FFB" w14:textId="671FCCDC" w:rsidR="006A0E0B" w:rsidRDefault="005A3920" w:rsidP="006A0E0B">
          <w:pPr>
            <w:pStyle w:val="TOC3"/>
            <w:tabs>
              <w:tab w:val="left" w:pos="990"/>
            </w:tabs>
          </w:pPr>
          <w:r>
            <w:tab/>
          </w:r>
          <w:r w:rsidR="000634FB">
            <w:t>8.4.2</w:t>
          </w:r>
          <w:r>
            <w:t xml:space="preserve"> </w:t>
          </w:r>
          <w:r w:rsidR="006A0E0B">
            <w:t>reg_</w:t>
          </w:r>
          <w:r w:rsidR="005237D0">
            <w:t>proxy_service</w:t>
          </w:r>
          <w:r w:rsidR="00C006B2">
            <w:t>()……</w:t>
          </w:r>
          <w:r w:rsidR="001454A2">
            <w:t>…………..</w:t>
          </w:r>
          <w:r w:rsidR="000634FB">
            <w:t>……………….…………………………………………………</w:t>
          </w:r>
          <w:r w:rsidR="00AC0D8C">
            <w:t>…</w:t>
          </w:r>
          <w:r>
            <w:t>…</w:t>
          </w:r>
          <w:r w:rsidR="001373D4">
            <w:t>2</w:t>
          </w:r>
          <w:r w:rsidR="00F24994">
            <w:t>1</w:t>
          </w:r>
        </w:p>
        <w:p w14:paraId="40948659" w14:textId="657E822B" w:rsidR="006A0E0B" w:rsidRDefault="005A3920" w:rsidP="006A0E0B">
          <w:pPr>
            <w:pStyle w:val="TOC3"/>
            <w:tabs>
              <w:tab w:val="left" w:pos="990"/>
            </w:tabs>
          </w:pPr>
          <w:r>
            <w:tab/>
          </w:r>
          <w:r w:rsidR="000634FB">
            <w:t>8.4.3</w:t>
          </w:r>
          <w:r>
            <w:t xml:space="preserve"> </w:t>
          </w:r>
          <w:r w:rsidR="006A0E0B">
            <w:t>register_</w:t>
          </w:r>
          <w:r w:rsidR="00243614">
            <w:t>prov_dataout_discriptor()</w:t>
          </w:r>
          <w:r w:rsidR="00002B73">
            <w:t>………...</w:t>
          </w:r>
          <w:r w:rsidR="000634FB">
            <w:t>………………………………………………………</w:t>
          </w:r>
          <w:r>
            <w:t>……</w:t>
          </w:r>
          <w:r w:rsidR="001373D4">
            <w:t>21</w:t>
          </w:r>
        </w:p>
        <w:p w14:paraId="1CF2C8F8" w14:textId="398ECC58" w:rsidR="006A0E0B" w:rsidRDefault="005A3920" w:rsidP="006A0E0B">
          <w:pPr>
            <w:pStyle w:val="TOC3"/>
            <w:tabs>
              <w:tab w:val="left" w:pos="990"/>
            </w:tabs>
          </w:pPr>
          <w:r>
            <w:tab/>
          </w:r>
          <w:r w:rsidR="000634FB">
            <w:t>8.4.4</w:t>
          </w:r>
          <w:r w:rsidR="00002B73">
            <w:t xml:space="preserve"> </w:t>
          </w:r>
          <w:r w:rsidR="00B41294">
            <w:t>register_proxy_data</w:t>
          </w:r>
          <w:r w:rsidR="00DC1926">
            <w:t>out_</w:t>
          </w:r>
          <w:r w:rsidR="00A864C8">
            <w:t>discriptor()</w:t>
          </w:r>
          <w:r w:rsidR="000634FB">
            <w:t>………………</w:t>
          </w:r>
          <w:r w:rsidR="00480B70">
            <w:t>…………</w:t>
          </w:r>
          <w:r w:rsidR="000634FB">
            <w:t>………………………………………….</w:t>
          </w:r>
          <w:r w:rsidR="001373D4">
            <w:t>21</w:t>
          </w:r>
        </w:p>
        <w:p w14:paraId="0ABD517D" w14:textId="61D7BE44" w:rsidR="16319D4A" w:rsidRDefault="005A3920" w:rsidP="006A0E0B">
          <w:pPr>
            <w:pStyle w:val="TOC3"/>
            <w:tabs>
              <w:tab w:val="left" w:pos="990"/>
            </w:tabs>
          </w:pPr>
          <w:r>
            <w:tab/>
          </w:r>
          <w:r w:rsidR="000634FB">
            <w:t>8.4.</w:t>
          </w:r>
          <w:r>
            <w:t>5</w:t>
          </w:r>
          <w:r w:rsidR="000329AB">
            <w:t xml:space="preserve"> </w:t>
          </w:r>
          <w:r w:rsidR="00E13ADB">
            <w:t>register_prov_</w:t>
          </w:r>
          <w:r w:rsidR="00224D1D">
            <w:t>mesh_</w:t>
          </w:r>
          <w:r w:rsidR="00D649E6">
            <w:t>data_in_char</w:t>
          </w:r>
          <w:r w:rsidR="00480B70">
            <w:t>()………………</w:t>
          </w:r>
          <w:r>
            <w:t>……………………………………</w:t>
          </w:r>
          <w:r w:rsidR="00290022">
            <w:t>………………..22</w:t>
          </w:r>
          <w:r w:rsidR="000634FB">
            <w:fldChar w:fldCharType="end"/>
          </w:r>
        </w:p>
        <w:p w14:paraId="20EB1C4F" w14:textId="2CAB2C44" w:rsidR="00480B70" w:rsidRDefault="00082C4C" w:rsidP="00480B70">
          <w:pPr>
            <w:pStyle w:val="TOC4"/>
          </w:pPr>
          <w:r>
            <w:t xml:space="preserve">         8.4.6</w:t>
          </w:r>
          <w:r w:rsidR="003A44E3">
            <w:t xml:space="preserve"> </w:t>
          </w:r>
          <w:r w:rsidR="006D6CF3">
            <w:t>register_prov_mesh_data</w:t>
          </w:r>
          <w:r w:rsidR="003A44E3">
            <w:t>_out_char()…………………………………………………………………</w:t>
          </w:r>
          <w:r w:rsidR="00290022">
            <w:t>22</w:t>
          </w:r>
        </w:p>
        <w:p w14:paraId="3B121E64" w14:textId="53997A76" w:rsidR="003A44E3" w:rsidRDefault="00825E18" w:rsidP="003A44E3">
          <w:pPr>
            <w:pStyle w:val="TOC5"/>
          </w:pPr>
          <w:r w:rsidRPr="00686E0B">
            <w:rPr>
              <w:sz w:val="20"/>
              <w:szCs w:val="20"/>
            </w:rPr>
            <w:lastRenderedPageBreak/>
            <w:t>8.4.7</w:t>
          </w:r>
          <w:r w:rsidR="009A059A" w:rsidRPr="00686E0B">
            <w:rPr>
              <w:sz w:val="20"/>
              <w:szCs w:val="20"/>
            </w:rPr>
            <w:t xml:space="preserve">  </w:t>
          </w:r>
          <w:r w:rsidR="00441323" w:rsidRPr="00686E0B">
            <w:rPr>
              <w:sz w:val="20"/>
              <w:szCs w:val="20"/>
            </w:rPr>
            <w:t>register_</w:t>
          </w:r>
          <w:r w:rsidR="00AF1557" w:rsidRPr="00686E0B">
            <w:rPr>
              <w:sz w:val="20"/>
              <w:szCs w:val="20"/>
            </w:rPr>
            <w:t>proxy_mesh_data_in_char()……………………………………</w:t>
          </w:r>
          <w:r w:rsidR="00287E85" w:rsidRPr="00686E0B">
            <w:rPr>
              <w:sz w:val="20"/>
              <w:szCs w:val="20"/>
            </w:rPr>
            <w:t>………………………………</w:t>
          </w:r>
          <w:r w:rsidR="00B76E80">
            <w:rPr>
              <w:sz w:val="20"/>
              <w:szCs w:val="20"/>
            </w:rPr>
            <w:t>..</w:t>
          </w:r>
          <w:r w:rsidR="007A4D36">
            <w:rPr>
              <w:sz w:val="20"/>
              <w:szCs w:val="20"/>
            </w:rPr>
            <w:t>23</w:t>
          </w:r>
        </w:p>
        <w:p w14:paraId="47D60B43" w14:textId="4306D4A4" w:rsidR="00287E85" w:rsidRDefault="00287E85" w:rsidP="00287E85">
          <w:pPr>
            <w:rPr>
              <w:lang w:val="en-GB"/>
            </w:rPr>
          </w:pPr>
          <w:r>
            <w:rPr>
              <w:lang w:val="en-GB"/>
            </w:rPr>
            <w:tab/>
            <w:t xml:space="preserve">  </w:t>
          </w:r>
          <w:proofErr w:type="gramStart"/>
          <w:r w:rsidR="009974B5">
            <w:rPr>
              <w:lang w:val="en-GB"/>
            </w:rPr>
            <w:t xml:space="preserve">8.4.8 </w:t>
          </w:r>
          <w:r w:rsidR="00686E0B">
            <w:rPr>
              <w:lang w:val="en-GB"/>
            </w:rPr>
            <w:t xml:space="preserve"> </w:t>
          </w:r>
          <w:r w:rsidR="00A0137E">
            <w:rPr>
              <w:lang w:val="en-GB"/>
            </w:rPr>
            <w:t>register</w:t>
          </w:r>
          <w:proofErr w:type="gramEnd"/>
          <w:r w:rsidR="00A0137E">
            <w:rPr>
              <w:lang w:val="en-GB"/>
            </w:rPr>
            <w:t>_</w:t>
          </w:r>
          <w:r w:rsidR="009C3E92">
            <w:rPr>
              <w:lang w:val="en-GB"/>
            </w:rPr>
            <w:t>proxy_data_</w:t>
          </w:r>
          <w:r w:rsidR="00CF70C3">
            <w:rPr>
              <w:lang w:val="en-GB"/>
            </w:rPr>
            <w:t>out_char()</w:t>
          </w:r>
          <w:r w:rsidR="00364FE9">
            <w:rPr>
              <w:lang w:val="en-GB"/>
            </w:rPr>
            <w:t>……………………………………………</w:t>
          </w:r>
          <w:r w:rsidR="00B76E80">
            <w:rPr>
              <w:lang w:val="en-GB"/>
            </w:rPr>
            <w:t>……………………………...</w:t>
          </w:r>
          <w:r w:rsidR="007A4D36">
            <w:rPr>
              <w:lang w:val="en-GB"/>
            </w:rPr>
            <w:t>23</w:t>
          </w:r>
        </w:p>
        <w:p w14:paraId="3CDC6260" w14:textId="771FDDF9" w:rsidR="00364FE9" w:rsidRDefault="00364FE9" w:rsidP="00287E85">
          <w:pPr>
            <w:rPr>
              <w:lang w:val="en-GB"/>
            </w:rPr>
          </w:pPr>
          <w:r>
            <w:rPr>
              <w:lang w:val="en-GB"/>
            </w:rPr>
            <w:tab/>
          </w:r>
          <w:r w:rsidR="00686E0B">
            <w:rPr>
              <w:lang w:val="en-GB"/>
            </w:rPr>
            <w:t xml:space="preserve">  </w:t>
          </w:r>
          <w:proofErr w:type="gramStart"/>
          <w:r>
            <w:rPr>
              <w:lang w:val="en-GB"/>
            </w:rPr>
            <w:t>8.4.9</w:t>
          </w:r>
          <w:r w:rsidR="00686E0B">
            <w:rPr>
              <w:lang w:val="en-GB"/>
            </w:rPr>
            <w:t xml:space="preserve"> </w:t>
          </w:r>
          <w:r>
            <w:rPr>
              <w:lang w:val="en-GB"/>
            </w:rPr>
            <w:t xml:space="preserve"> handle</w:t>
          </w:r>
          <w:proofErr w:type="gramEnd"/>
          <w:r>
            <w:rPr>
              <w:lang w:val="en-GB"/>
            </w:rPr>
            <w:t>_start_adv()</w:t>
          </w:r>
          <w:r w:rsidR="00686E0B">
            <w:rPr>
              <w:lang w:val="en-GB"/>
            </w:rPr>
            <w:t>……………………………………………………………………………</w:t>
          </w:r>
          <w:r w:rsidR="00B76E80">
            <w:rPr>
              <w:lang w:val="en-GB"/>
            </w:rPr>
            <w:t>……………..</w:t>
          </w:r>
          <w:r w:rsidR="007A4D36">
            <w:rPr>
              <w:lang w:val="en-GB"/>
            </w:rPr>
            <w:t>23</w:t>
          </w:r>
        </w:p>
        <w:p w14:paraId="564D0DED" w14:textId="4DAA06F2" w:rsidR="00364FE9" w:rsidRPr="00287E85" w:rsidRDefault="00364FE9" w:rsidP="00287E85">
          <w:pPr>
            <w:rPr>
              <w:lang w:val="en-GB"/>
            </w:rPr>
          </w:pPr>
          <w:r>
            <w:rPr>
              <w:lang w:val="en-GB"/>
            </w:rPr>
            <w:tab/>
          </w:r>
          <w:r w:rsidR="00686E0B">
            <w:rPr>
              <w:lang w:val="en-GB"/>
            </w:rPr>
            <w:t xml:space="preserve">  8.4.10 set_scan_</w:t>
          </w:r>
          <w:proofErr w:type="gramStart"/>
          <w:r w:rsidR="00686E0B">
            <w:rPr>
              <w:lang w:val="en-GB"/>
            </w:rPr>
            <w:t>resp(</w:t>
          </w:r>
          <w:proofErr w:type="gramEnd"/>
          <w:r w:rsidR="00686E0B">
            <w:rPr>
              <w:lang w:val="en-GB"/>
            </w:rPr>
            <w:t>)……………………………………………………………………</w:t>
          </w:r>
          <w:r w:rsidR="00B76E80">
            <w:rPr>
              <w:lang w:val="en-GB"/>
            </w:rPr>
            <w:t>……………………..</w:t>
          </w:r>
          <w:r w:rsidR="00686E0B">
            <w:rPr>
              <w:lang w:val="en-GB"/>
            </w:rPr>
            <w:t>….</w:t>
          </w:r>
          <w:r w:rsidR="00B76E80">
            <w:rPr>
              <w:lang w:val="en-GB"/>
            </w:rPr>
            <w:t>23</w:t>
          </w:r>
        </w:p>
        <w:p w14:paraId="6C849C35" w14:textId="7F803A4A" w:rsidR="00175422" w:rsidRPr="00383CBB" w:rsidRDefault="00B93F68" w:rsidP="00383CBB">
          <w:pPr>
            <w:pStyle w:val="TOC1"/>
            <w:tabs>
              <w:tab w:val="left" w:pos="390"/>
            </w:tabs>
            <w:rPr>
              <w:color w:val="0B6467" w:themeColor="accent5" w:themeShade="BF"/>
              <w:u w:val="single"/>
            </w:rPr>
          </w:pPr>
          <w:hyperlink w:anchor="_Toc1881797245">
            <w:r w:rsidR="16319D4A" w:rsidRPr="16319D4A">
              <w:rPr>
                <w:rStyle w:val="Hyperlink"/>
              </w:rPr>
              <w:t>9</w:t>
            </w:r>
            <w:r w:rsidR="16319D4A">
              <w:tab/>
            </w:r>
            <w:r w:rsidR="16319D4A" w:rsidRPr="16319D4A">
              <w:rPr>
                <w:rStyle w:val="Hyperlink"/>
              </w:rPr>
              <w:t>App</w:t>
            </w:r>
            <w:r w:rsidR="008022E0">
              <w:rPr>
                <w:rStyle w:val="Hyperlink"/>
              </w:rPr>
              <w:t>endix</w:t>
            </w:r>
            <w:r w:rsidR="16319D4A">
              <w:tab/>
            </w:r>
          </w:hyperlink>
          <w:r w:rsidR="16319D4A">
            <w:fldChar w:fldCharType="end"/>
          </w:r>
          <w:r w:rsidR="008022E0">
            <w:t>2</w:t>
          </w:r>
          <w:r w:rsidR="00DC5BFF">
            <w:t>4</w:t>
          </w:r>
        </w:p>
      </w:sdtContent>
    </w:sdt>
    <w:p w14:paraId="08CB114B" w14:textId="77777777" w:rsidR="00175422" w:rsidRDefault="00175422" w:rsidP="00340435">
      <w:pPr>
        <w:spacing w:after="200" w:line="276" w:lineRule="auto"/>
        <w:rPr>
          <w:rFonts w:ascii="Calibri" w:hAnsi="Calibri" w:cs="Calibri"/>
          <w:b/>
          <w:bCs/>
          <w:sz w:val="24"/>
          <w:szCs w:val="24"/>
        </w:rPr>
      </w:pPr>
    </w:p>
    <w:p w14:paraId="1332BD4F" w14:textId="77777777" w:rsidR="00DC5BFF" w:rsidRDefault="00DC5BFF" w:rsidP="00340435">
      <w:pPr>
        <w:spacing w:after="200" w:line="276" w:lineRule="auto"/>
        <w:rPr>
          <w:rFonts w:ascii="Calibri" w:hAnsi="Calibri" w:cs="Calibri"/>
          <w:b/>
          <w:bCs/>
          <w:sz w:val="24"/>
          <w:szCs w:val="24"/>
        </w:rPr>
      </w:pPr>
    </w:p>
    <w:p w14:paraId="31ABB80B" w14:textId="77777777" w:rsidR="00DC5BFF" w:rsidRDefault="00DC5BFF" w:rsidP="00340435">
      <w:pPr>
        <w:spacing w:after="200" w:line="276" w:lineRule="auto"/>
        <w:rPr>
          <w:rFonts w:ascii="Calibri" w:hAnsi="Calibri" w:cs="Calibri"/>
          <w:b/>
          <w:bCs/>
          <w:sz w:val="24"/>
          <w:szCs w:val="24"/>
        </w:rPr>
      </w:pPr>
    </w:p>
    <w:p w14:paraId="0514AD1E" w14:textId="366982C8" w:rsidR="00340435" w:rsidRPr="00912FE1" w:rsidRDefault="00340435" w:rsidP="00340435">
      <w:pPr>
        <w:spacing w:after="200" w:line="276" w:lineRule="auto"/>
        <w:rPr>
          <w:rFonts w:ascii="Calibri" w:hAnsi="Calibri" w:cs="Calibri"/>
          <w:b/>
          <w:bCs/>
          <w:sz w:val="24"/>
          <w:szCs w:val="24"/>
        </w:rPr>
      </w:pPr>
      <w:r w:rsidRPr="00912FE1">
        <w:rPr>
          <w:rFonts w:ascii="Calibri" w:hAnsi="Calibri" w:cs="Calibri"/>
          <w:b/>
          <w:bCs/>
          <w:sz w:val="24"/>
          <w:szCs w:val="24"/>
        </w:rPr>
        <w:t>Revision History</w:t>
      </w:r>
    </w:p>
    <w:tbl>
      <w:tblPr>
        <w:tblStyle w:val="TableGrid"/>
        <w:tblW w:w="0" w:type="auto"/>
        <w:tblLook w:val="04A0" w:firstRow="1" w:lastRow="0" w:firstColumn="1" w:lastColumn="0" w:noHBand="0" w:noVBand="1"/>
      </w:tblPr>
      <w:tblGrid>
        <w:gridCol w:w="1271"/>
        <w:gridCol w:w="1418"/>
        <w:gridCol w:w="1275"/>
        <w:gridCol w:w="1560"/>
        <w:gridCol w:w="1559"/>
        <w:gridCol w:w="1843"/>
        <w:gridCol w:w="1271"/>
      </w:tblGrid>
      <w:tr w:rsidR="00DB5932" w:rsidRPr="00744F0C" w14:paraId="7CF796B7" w14:textId="77777777" w:rsidTr="002C32C6">
        <w:tc>
          <w:tcPr>
            <w:tcW w:w="1271" w:type="dxa"/>
          </w:tcPr>
          <w:p w14:paraId="05421438" w14:textId="77777777"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S. No</w:t>
            </w:r>
          </w:p>
        </w:tc>
        <w:tc>
          <w:tcPr>
            <w:tcW w:w="1418" w:type="dxa"/>
          </w:tcPr>
          <w:p w14:paraId="530E6449" w14:textId="77777777"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Date</w:t>
            </w:r>
          </w:p>
        </w:tc>
        <w:tc>
          <w:tcPr>
            <w:tcW w:w="1275" w:type="dxa"/>
          </w:tcPr>
          <w:p w14:paraId="6762E243" w14:textId="0DF86ACE" w:rsidR="00DB5932" w:rsidRPr="00744F0C" w:rsidRDefault="00DB5932" w:rsidP="005142E6">
            <w:pPr>
              <w:spacing w:after="200" w:line="276" w:lineRule="auto"/>
              <w:jc w:val="center"/>
              <w:rPr>
                <w:rFonts w:ascii="Calibri" w:hAnsi="Calibri" w:cs="Calibri"/>
                <w:lang w:val="fr-FR"/>
              </w:rPr>
            </w:pPr>
            <w:r>
              <w:rPr>
                <w:rFonts w:ascii="Calibri" w:hAnsi="Calibri" w:cs="Calibri"/>
                <w:lang w:val="fr-FR"/>
              </w:rPr>
              <w:t>Version</w:t>
            </w:r>
          </w:p>
        </w:tc>
        <w:tc>
          <w:tcPr>
            <w:tcW w:w="1560" w:type="dxa"/>
          </w:tcPr>
          <w:p w14:paraId="6A2A2A58" w14:textId="5BD0769A"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Change</w:t>
            </w:r>
          </w:p>
        </w:tc>
        <w:tc>
          <w:tcPr>
            <w:tcW w:w="1559" w:type="dxa"/>
          </w:tcPr>
          <w:p w14:paraId="6EA76C66" w14:textId="77777777"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Author</w:t>
            </w:r>
          </w:p>
        </w:tc>
        <w:tc>
          <w:tcPr>
            <w:tcW w:w="1843" w:type="dxa"/>
          </w:tcPr>
          <w:p w14:paraId="27F67D9E" w14:textId="77777777"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Reviewer</w:t>
            </w:r>
          </w:p>
        </w:tc>
        <w:tc>
          <w:tcPr>
            <w:tcW w:w="1271" w:type="dxa"/>
          </w:tcPr>
          <w:p w14:paraId="363DD3EA" w14:textId="77777777"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Approver</w:t>
            </w:r>
          </w:p>
        </w:tc>
      </w:tr>
      <w:tr w:rsidR="00DB5932" w:rsidRPr="00744F0C" w14:paraId="05224632" w14:textId="77777777" w:rsidTr="002C32C6">
        <w:tc>
          <w:tcPr>
            <w:tcW w:w="1271" w:type="dxa"/>
          </w:tcPr>
          <w:p w14:paraId="415DDB19" w14:textId="77777777" w:rsidR="00DB5932" w:rsidRPr="00744F0C" w:rsidRDefault="00DB5932" w:rsidP="005142E6">
            <w:pPr>
              <w:spacing w:after="200" w:line="276" w:lineRule="auto"/>
              <w:jc w:val="center"/>
              <w:rPr>
                <w:rFonts w:ascii="Calibri" w:hAnsi="Calibri" w:cs="Calibri"/>
                <w:lang w:val="fr-FR"/>
              </w:rPr>
            </w:pPr>
            <w:r w:rsidRPr="00744F0C">
              <w:rPr>
                <w:rFonts w:ascii="Calibri" w:hAnsi="Calibri" w:cs="Calibri"/>
                <w:lang w:val="fr-FR"/>
              </w:rPr>
              <w:t>1.</w:t>
            </w:r>
          </w:p>
        </w:tc>
        <w:tc>
          <w:tcPr>
            <w:tcW w:w="1418" w:type="dxa"/>
          </w:tcPr>
          <w:p w14:paraId="48AB2838" w14:textId="1B58C110" w:rsidR="00DB5932" w:rsidRPr="00744F0C" w:rsidRDefault="00A10D17" w:rsidP="005142E6">
            <w:pPr>
              <w:spacing w:after="200" w:line="276" w:lineRule="auto"/>
              <w:jc w:val="center"/>
              <w:rPr>
                <w:rFonts w:ascii="Calibri" w:hAnsi="Calibri" w:cs="Calibri"/>
                <w:lang w:val="fr-FR"/>
              </w:rPr>
            </w:pPr>
            <w:r>
              <w:rPr>
                <w:rFonts w:ascii="Calibri" w:hAnsi="Calibri" w:cs="Calibri"/>
                <w:lang w:val="fr-FR"/>
              </w:rPr>
              <w:t>07/09/2023</w:t>
            </w:r>
          </w:p>
        </w:tc>
        <w:tc>
          <w:tcPr>
            <w:tcW w:w="1275" w:type="dxa"/>
          </w:tcPr>
          <w:p w14:paraId="2151B1E7" w14:textId="2FA3D672" w:rsidR="00DB5932" w:rsidRDefault="00DB5932" w:rsidP="00740018">
            <w:pPr>
              <w:spacing w:after="200" w:line="276" w:lineRule="auto"/>
              <w:rPr>
                <w:rFonts w:ascii="Calibri" w:hAnsi="Calibri" w:cs="Calibri"/>
                <w:lang w:val="fr-FR"/>
              </w:rPr>
            </w:pPr>
            <w:r>
              <w:rPr>
                <w:rFonts w:ascii="Calibri" w:hAnsi="Calibri" w:cs="Calibri"/>
                <w:lang w:val="fr-FR"/>
              </w:rPr>
              <w:t>1.0</w:t>
            </w:r>
            <w:r w:rsidR="00A10D17">
              <w:rPr>
                <w:rFonts w:ascii="Calibri" w:hAnsi="Calibri" w:cs="Calibri"/>
                <w:lang w:val="fr-FR"/>
              </w:rPr>
              <w:t>.1</w:t>
            </w:r>
          </w:p>
          <w:p w14:paraId="4216EF7F" w14:textId="57B45C61" w:rsidR="002C32C6" w:rsidRPr="00744F0C" w:rsidRDefault="002C32C6" w:rsidP="00740018">
            <w:pPr>
              <w:spacing w:after="200" w:line="276" w:lineRule="auto"/>
              <w:rPr>
                <w:rFonts w:ascii="Calibri" w:hAnsi="Calibri" w:cs="Calibri"/>
                <w:lang w:val="fr-FR"/>
              </w:rPr>
            </w:pPr>
          </w:p>
        </w:tc>
        <w:tc>
          <w:tcPr>
            <w:tcW w:w="1560" w:type="dxa"/>
          </w:tcPr>
          <w:p w14:paraId="6932D9E3" w14:textId="0BA871D6" w:rsidR="00DB5932" w:rsidRPr="00744F0C" w:rsidRDefault="00DB5932" w:rsidP="00740018">
            <w:pPr>
              <w:spacing w:after="200" w:line="276" w:lineRule="auto"/>
              <w:rPr>
                <w:rFonts w:ascii="Calibri" w:hAnsi="Calibri" w:cs="Calibri"/>
                <w:lang w:val="fr-FR"/>
              </w:rPr>
            </w:pPr>
            <w:r>
              <w:rPr>
                <w:rFonts w:ascii="Calibri" w:hAnsi="Calibri" w:cs="Calibri"/>
                <w:lang w:val="fr-FR"/>
              </w:rPr>
              <w:t xml:space="preserve">Design doc for </w:t>
            </w:r>
            <w:r w:rsidR="00A10D17">
              <w:rPr>
                <w:rFonts w:ascii="Calibri" w:hAnsi="Calibri" w:cs="Calibri"/>
                <w:lang w:val="fr-FR"/>
              </w:rPr>
              <w:t>GATT Bearer</w:t>
            </w:r>
          </w:p>
        </w:tc>
        <w:tc>
          <w:tcPr>
            <w:tcW w:w="1559" w:type="dxa"/>
          </w:tcPr>
          <w:p w14:paraId="600694F7" w14:textId="77777777" w:rsidR="00DB5932" w:rsidRDefault="002C32C6" w:rsidP="00740018">
            <w:pPr>
              <w:spacing w:after="200" w:line="276" w:lineRule="auto"/>
              <w:rPr>
                <w:rFonts w:ascii="Calibri" w:hAnsi="Calibri" w:cs="Calibri"/>
                <w:lang w:val="fr-FR"/>
              </w:rPr>
            </w:pPr>
            <w:r>
              <w:rPr>
                <w:rFonts w:ascii="Calibri" w:hAnsi="Calibri" w:cs="Calibri"/>
                <w:lang w:val="fr-FR"/>
              </w:rPr>
              <w:t>Sowmya Shetty</w:t>
            </w:r>
          </w:p>
          <w:p w14:paraId="5EDDC8BB" w14:textId="0A2EC0AD" w:rsidR="00B61ECD" w:rsidRPr="00744F0C" w:rsidRDefault="00B61ECD" w:rsidP="00740018">
            <w:pPr>
              <w:spacing w:after="200" w:line="276" w:lineRule="auto"/>
              <w:rPr>
                <w:rFonts w:ascii="Calibri" w:hAnsi="Calibri" w:cs="Calibri"/>
                <w:lang w:val="fr-FR"/>
              </w:rPr>
            </w:pPr>
            <w:r>
              <w:rPr>
                <w:rFonts w:ascii="Calibri" w:hAnsi="Calibri" w:cs="Calibri"/>
                <w:lang w:val="fr-FR"/>
              </w:rPr>
              <w:t>Harshitha N</w:t>
            </w:r>
          </w:p>
        </w:tc>
        <w:tc>
          <w:tcPr>
            <w:tcW w:w="1843" w:type="dxa"/>
          </w:tcPr>
          <w:p w14:paraId="7D6AA404" w14:textId="0259074E" w:rsidR="00DB5932" w:rsidRPr="00744F0C" w:rsidRDefault="002C32C6" w:rsidP="002C32C6">
            <w:pPr>
              <w:spacing w:after="200" w:line="276" w:lineRule="auto"/>
              <w:rPr>
                <w:rFonts w:ascii="Calibri" w:hAnsi="Calibri" w:cs="Calibri"/>
                <w:lang w:val="fr-FR"/>
              </w:rPr>
            </w:pPr>
            <w:r>
              <w:rPr>
                <w:rFonts w:ascii="Calibri" w:hAnsi="Calibri" w:cs="Calibri"/>
                <w:lang w:val="fr-FR"/>
              </w:rPr>
              <w:t>Sachin chougale</w:t>
            </w:r>
          </w:p>
        </w:tc>
        <w:tc>
          <w:tcPr>
            <w:tcW w:w="1271" w:type="dxa"/>
          </w:tcPr>
          <w:p w14:paraId="7F2337D8" w14:textId="77777777" w:rsidR="00DB5932" w:rsidRPr="00744F0C" w:rsidRDefault="00DB5932" w:rsidP="005142E6">
            <w:pPr>
              <w:spacing w:after="200" w:line="276" w:lineRule="auto"/>
              <w:jc w:val="center"/>
              <w:rPr>
                <w:rFonts w:ascii="Calibri" w:hAnsi="Calibri" w:cs="Calibri"/>
                <w:lang w:val="fr-FR"/>
              </w:rPr>
            </w:pPr>
          </w:p>
        </w:tc>
      </w:tr>
    </w:tbl>
    <w:p w14:paraId="489217D4" w14:textId="77777777" w:rsidR="00DC3C7E" w:rsidRDefault="00DC3C7E" w:rsidP="00340435">
      <w:pPr>
        <w:spacing w:after="200" w:line="276" w:lineRule="auto"/>
        <w:rPr>
          <w:rFonts w:ascii="Calibri" w:hAnsi="Calibri" w:cs="Calibri"/>
          <w:lang w:val="fr-FR"/>
        </w:rPr>
      </w:pPr>
    </w:p>
    <w:p w14:paraId="16E82ADB" w14:textId="77777777" w:rsidR="00DC3C7E" w:rsidRDefault="00DC3C7E" w:rsidP="00340435">
      <w:pPr>
        <w:spacing w:after="200" w:line="276" w:lineRule="auto"/>
        <w:rPr>
          <w:rFonts w:ascii="Calibri" w:hAnsi="Calibri" w:cs="Calibri"/>
          <w:lang w:val="fr-FR"/>
        </w:rPr>
      </w:pPr>
    </w:p>
    <w:p w14:paraId="784117AD" w14:textId="77777777" w:rsidR="00DC3C7E" w:rsidRDefault="00DC3C7E" w:rsidP="00340435">
      <w:pPr>
        <w:spacing w:after="200" w:line="276" w:lineRule="auto"/>
        <w:rPr>
          <w:rFonts w:ascii="Calibri" w:hAnsi="Calibri" w:cs="Calibri"/>
          <w:lang w:val="fr-FR"/>
        </w:rPr>
      </w:pPr>
    </w:p>
    <w:p w14:paraId="609C764C" w14:textId="77777777" w:rsidR="00DC3C7E" w:rsidRDefault="00DC3C7E" w:rsidP="00340435">
      <w:pPr>
        <w:spacing w:after="200" w:line="276" w:lineRule="auto"/>
        <w:rPr>
          <w:rFonts w:ascii="Calibri" w:hAnsi="Calibri" w:cs="Calibri"/>
          <w:lang w:val="fr-FR"/>
        </w:rPr>
      </w:pPr>
    </w:p>
    <w:p w14:paraId="75DF4634" w14:textId="77777777" w:rsidR="00DC3C7E" w:rsidRDefault="00DC3C7E" w:rsidP="00340435">
      <w:pPr>
        <w:spacing w:after="200" w:line="276" w:lineRule="auto"/>
        <w:rPr>
          <w:rFonts w:ascii="Calibri" w:hAnsi="Calibri" w:cs="Calibri"/>
          <w:lang w:val="fr-FR"/>
        </w:rPr>
      </w:pPr>
    </w:p>
    <w:p w14:paraId="21F33F8A" w14:textId="77777777" w:rsidR="00DC3C7E" w:rsidRDefault="00DC3C7E" w:rsidP="00340435">
      <w:pPr>
        <w:spacing w:after="200" w:line="276" w:lineRule="auto"/>
        <w:rPr>
          <w:rFonts w:ascii="Calibri" w:hAnsi="Calibri" w:cs="Calibri"/>
          <w:lang w:val="fr-FR"/>
        </w:rPr>
      </w:pPr>
    </w:p>
    <w:p w14:paraId="2DD2D0AD" w14:textId="77777777" w:rsidR="00DC3C7E" w:rsidRDefault="00DC3C7E" w:rsidP="00340435">
      <w:pPr>
        <w:spacing w:after="200" w:line="276" w:lineRule="auto"/>
        <w:rPr>
          <w:rFonts w:ascii="Calibri" w:hAnsi="Calibri" w:cs="Calibri"/>
          <w:lang w:val="fr-FR"/>
        </w:rPr>
      </w:pPr>
    </w:p>
    <w:p w14:paraId="044F76CD" w14:textId="77777777" w:rsidR="00DC3C7E" w:rsidRDefault="00DC3C7E" w:rsidP="00340435">
      <w:pPr>
        <w:spacing w:after="200" w:line="276" w:lineRule="auto"/>
        <w:rPr>
          <w:rFonts w:ascii="Calibri" w:hAnsi="Calibri" w:cs="Calibri"/>
          <w:lang w:val="fr-FR"/>
        </w:rPr>
      </w:pPr>
    </w:p>
    <w:p w14:paraId="7FB17F99" w14:textId="77777777" w:rsidR="00DC3C7E" w:rsidRDefault="00DC3C7E" w:rsidP="00340435">
      <w:pPr>
        <w:spacing w:after="200" w:line="276" w:lineRule="auto"/>
        <w:rPr>
          <w:rFonts w:ascii="Calibri" w:hAnsi="Calibri" w:cs="Calibri"/>
          <w:lang w:val="fr-FR"/>
        </w:rPr>
      </w:pPr>
    </w:p>
    <w:p w14:paraId="575B253C" w14:textId="77777777" w:rsidR="00DC3C7E" w:rsidRDefault="00DC3C7E" w:rsidP="00340435">
      <w:pPr>
        <w:spacing w:after="200" w:line="276" w:lineRule="auto"/>
        <w:rPr>
          <w:rFonts w:ascii="Calibri" w:hAnsi="Calibri" w:cs="Calibri"/>
          <w:lang w:val="fr-FR"/>
        </w:rPr>
      </w:pPr>
    </w:p>
    <w:p w14:paraId="2E88A83D" w14:textId="77777777" w:rsidR="00DC3C7E" w:rsidRDefault="00DC3C7E" w:rsidP="00340435">
      <w:pPr>
        <w:spacing w:after="200" w:line="276" w:lineRule="auto"/>
        <w:rPr>
          <w:rFonts w:ascii="Calibri" w:hAnsi="Calibri" w:cs="Calibri"/>
          <w:lang w:val="fr-FR"/>
        </w:rPr>
      </w:pPr>
    </w:p>
    <w:p w14:paraId="785D3ED6" w14:textId="77777777" w:rsidR="00DC3C7E" w:rsidRDefault="00DC3C7E" w:rsidP="00340435">
      <w:pPr>
        <w:spacing w:after="200" w:line="276" w:lineRule="auto"/>
        <w:rPr>
          <w:rFonts w:ascii="Calibri" w:hAnsi="Calibri" w:cs="Calibri"/>
          <w:lang w:val="fr-FR"/>
        </w:rPr>
      </w:pPr>
    </w:p>
    <w:p w14:paraId="445CD8BC" w14:textId="77777777" w:rsidR="00DC3C7E" w:rsidRDefault="00DC3C7E" w:rsidP="00340435">
      <w:pPr>
        <w:spacing w:after="200" w:line="276" w:lineRule="auto"/>
        <w:rPr>
          <w:rFonts w:ascii="Calibri" w:hAnsi="Calibri" w:cs="Calibri"/>
          <w:lang w:val="fr-FR"/>
        </w:rPr>
      </w:pPr>
    </w:p>
    <w:p w14:paraId="6ED3868D" w14:textId="77777777" w:rsidR="00DC3C7E" w:rsidRDefault="00DC3C7E" w:rsidP="00340435">
      <w:pPr>
        <w:spacing w:after="200" w:line="276" w:lineRule="auto"/>
        <w:rPr>
          <w:rFonts w:ascii="Calibri" w:hAnsi="Calibri" w:cs="Calibri"/>
          <w:lang w:val="fr-FR"/>
        </w:rPr>
      </w:pPr>
    </w:p>
    <w:p w14:paraId="2C0FE0F1" w14:textId="77777777" w:rsidR="00DC3C7E" w:rsidRDefault="00DC3C7E" w:rsidP="00340435">
      <w:pPr>
        <w:spacing w:after="200" w:line="276" w:lineRule="auto"/>
        <w:rPr>
          <w:rFonts w:ascii="Calibri" w:hAnsi="Calibri" w:cs="Calibri"/>
          <w:lang w:val="fr-FR"/>
        </w:rPr>
      </w:pPr>
    </w:p>
    <w:p w14:paraId="2C44C41A" w14:textId="77777777" w:rsidR="00DC3C7E" w:rsidRDefault="00DC3C7E" w:rsidP="00340435">
      <w:pPr>
        <w:spacing w:after="200" w:line="276" w:lineRule="auto"/>
        <w:rPr>
          <w:rFonts w:ascii="Calibri" w:hAnsi="Calibri" w:cs="Calibri"/>
          <w:lang w:val="fr-FR"/>
        </w:rPr>
      </w:pPr>
    </w:p>
    <w:p w14:paraId="2FB1C3C3" w14:textId="77777777" w:rsidR="00DC3C7E" w:rsidRDefault="00DC3C7E" w:rsidP="00340435">
      <w:pPr>
        <w:spacing w:after="200" w:line="276" w:lineRule="auto"/>
        <w:rPr>
          <w:rFonts w:ascii="Calibri" w:hAnsi="Calibri" w:cs="Calibri"/>
          <w:lang w:val="fr-FR"/>
        </w:rPr>
      </w:pPr>
    </w:p>
    <w:p w14:paraId="62F2EC5C" w14:textId="77777777" w:rsidR="00DC3C7E" w:rsidRDefault="00DC3C7E" w:rsidP="00340435">
      <w:pPr>
        <w:spacing w:after="200" w:line="276" w:lineRule="auto"/>
        <w:rPr>
          <w:rFonts w:ascii="Calibri" w:hAnsi="Calibri" w:cs="Calibri"/>
          <w:lang w:val="fr-FR"/>
        </w:rPr>
      </w:pPr>
    </w:p>
    <w:p w14:paraId="042A5A7B" w14:textId="16896907" w:rsidR="00340435" w:rsidRDefault="170E76BF" w:rsidP="004F44BE">
      <w:pPr>
        <w:pStyle w:val="Heading1"/>
      </w:pPr>
      <w:bookmarkStart w:id="2" w:name="_Toc336197586"/>
      <w:bookmarkStart w:id="3" w:name="_Toc1154299415"/>
      <w:r>
        <w:lastRenderedPageBreak/>
        <w:t>Introduction</w:t>
      </w:r>
      <w:bookmarkEnd w:id="2"/>
      <w:bookmarkEnd w:id="3"/>
    </w:p>
    <w:p w14:paraId="74C104D0" w14:textId="2C79F9FA" w:rsidR="00B40601" w:rsidRDefault="170E76BF" w:rsidP="004F44BE">
      <w:pPr>
        <w:pStyle w:val="Heading2"/>
      </w:pPr>
      <w:bookmarkStart w:id="4" w:name="_Toc1845370157"/>
      <w:bookmarkStart w:id="5" w:name="_Toc1614502060"/>
      <w:r>
        <w:t>Purpose</w:t>
      </w:r>
      <w:bookmarkEnd w:id="4"/>
      <w:bookmarkEnd w:id="5"/>
    </w:p>
    <w:p w14:paraId="3A79B5F4" w14:textId="64E04C0E" w:rsidR="000F76B2" w:rsidRDefault="00787B77" w:rsidP="00C34620">
      <w:pPr>
        <w:rPr>
          <w:rFonts w:cs="Calibri"/>
          <w:sz w:val="22"/>
          <w:lang w:val="en-GB"/>
        </w:rPr>
      </w:pPr>
      <w:r w:rsidRPr="00175422">
        <w:rPr>
          <w:rFonts w:cs="Calibri"/>
          <w:sz w:val="22"/>
          <w:lang w:val="en-GB"/>
        </w:rPr>
        <w:t xml:space="preserve">The purpose of the BLE Mesh GATT bearer is to address the limitation of devices that do not support advertising in a mesh network. This component serves as a critical bridge, enabling these non-advertising-capable devices to actively participate in the network. The GATT bearer layer facilitates the exchange of proxy Protocol Data Units (PDUs) within the mesh network. </w:t>
      </w:r>
    </w:p>
    <w:p w14:paraId="0BD2ABDA" w14:textId="77777777" w:rsidR="00175422" w:rsidRPr="00175422" w:rsidRDefault="00175422" w:rsidP="00C34620">
      <w:pPr>
        <w:rPr>
          <w:rFonts w:cs="Calibri"/>
          <w:sz w:val="22"/>
          <w:lang w:val="en-GB"/>
        </w:rPr>
      </w:pPr>
    </w:p>
    <w:p w14:paraId="460360DD" w14:textId="231B3BA8" w:rsidR="00340435" w:rsidRPr="00175422" w:rsidRDefault="006F1527" w:rsidP="00340435">
      <w:pPr>
        <w:pStyle w:val="IntroductoryText"/>
        <w:rPr>
          <w:szCs w:val="28"/>
        </w:rPr>
      </w:pPr>
      <w:r w:rsidRPr="00175422">
        <w:rPr>
          <w:szCs w:val="28"/>
        </w:rPr>
        <w:t>Service and Characteristics</w:t>
      </w:r>
    </w:p>
    <w:p w14:paraId="006C2C9D" w14:textId="4E992306" w:rsidR="002E5535" w:rsidRPr="00175422" w:rsidRDefault="002E5535" w:rsidP="00175422">
      <w:pPr>
        <w:pStyle w:val="ListParagraph"/>
        <w:numPr>
          <w:ilvl w:val="0"/>
          <w:numId w:val="27"/>
        </w:numPr>
        <w:rPr>
          <w:b/>
          <w:bCs/>
          <w:sz w:val="24"/>
          <w:szCs w:val="24"/>
        </w:rPr>
      </w:pPr>
      <w:r w:rsidRPr="00175422">
        <w:rPr>
          <w:b/>
          <w:bCs/>
          <w:sz w:val="24"/>
          <w:szCs w:val="24"/>
        </w:rPr>
        <w:t>Mesh Provisioning Service:</w:t>
      </w:r>
    </w:p>
    <w:p w14:paraId="73CCF47D" w14:textId="58DCC63F" w:rsidR="002E5535" w:rsidRPr="00175422" w:rsidRDefault="002E5535" w:rsidP="00175422">
      <w:pPr>
        <w:ind w:left="720"/>
        <w:rPr>
          <w:sz w:val="22"/>
        </w:rPr>
      </w:pPr>
      <w:r w:rsidRPr="00175422">
        <w:rPr>
          <w:sz w:val="22"/>
        </w:rPr>
        <w:t>It is instantiated as a "Primary Service" of the BLE Mesh GATT bearer. It is designed to facilitate the provisioning of devices into a mesh network.</w:t>
      </w:r>
    </w:p>
    <w:p w14:paraId="3719CCA7" w14:textId="50A73896" w:rsidR="002E5535" w:rsidRPr="00175422" w:rsidRDefault="002E5535" w:rsidP="00175422">
      <w:pPr>
        <w:pStyle w:val="ListParagraph"/>
        <w:rPr>
          <w:b/>
          <w:bCs/>
        </w:rPr>
      </w:pPr>
      <w:r w:rsidRPr="00175422">
        <w:rPr>
          <w:b/>
          <w:bCs/>
        </w:rPr>
        <w:t>Characteristics of the Mesh Provisioning Service:</w:t>
      </w:r>
    </w:p>
    <w:p w14:paraId="762FA636" w14:textId="77777777" w:rsidR="0087630C" w:rsidRPr="0087630C" w:rsidRDefault="002E5535" w:rsidP="0087630C">
      <w:pPr>
        <w:pStyle w:val="ListParagraph"/>
        <w:numPr>
          <w:ilvl w:val="0"/>
          <w:numId w:val="29"/>
        </w:numPr>
        <w:rPr>
          <w:rFonts w:eastAsia="Ubuntu" w:cs="Calibri"/>
        </w:rPr>
      </w:pPr>
      <w:r w:rsidRPr="0087630C">
        <w:rPr>
          <w:rFonts w:eastAsia="Ubuntu" w:cs="Calibri"/>
        </w:rPr>
        <w:t>Mesh Provisioning Data In</w:t>
      </w:r>
    </w:p>
    <w:p w14:paraId="4C77C2FB" w14:textId="77777777" w:rsidR="0087630C" w:rsidRPr="0087630C" w:rsidRDefault="002E5535" w:rsidP="0087630C">
      <w:pPr>
        <w:pStyle w:val="ListParagraph"/>
        <w:numPr>
          <w:ilvl w:val="0"/>
          <w:numId w:val="29"/>
        </w:numPr>
        <w:rPr>
          <w:rFonts w:eastAsia="Ubuntu" w:cs="Calibri"/>
        </w:rPr>
      </w:pPr>
      <w:r w:rsidRPr="0087630C">
        <w:rPr>
          <w:rFonts w:eastAsia="Ubuntu" w:cs="Calibri"/>
        </w:rPr>
        <w:t>Mesh Provisioning Data Out</w:t>
      </w:r>
    </w:p>
    <w:p w14:paraId="7844FB14" w14:textId="77777777" w:rsidR="0087630C" w:rsidRPr="0087630C" w:rsidRDefault="0087630C" w:rsidP="0087630C">
      <w:pPr>
        <w:pStyle w:val="ListParagraph"/>
        <w:ind w:left="1440"/>
        <w:rPr>
          <w:rFonts w:eastAsia="Ubuntu" w:cs="Calibri"/>
        </w:rPr>
      </w:pPr>
    </w:p>
    <w:p w14:paraId="64AB6DF6" w14:textId="508559E8" w:rsidR="002E5535" w:rsidRPr="00175422" w:rsidRDefault="002E5535" w:rsidP="00175422">
      <w:pPr>
        <w:pStyle w:val="ListParagraph"/>
        <w:numPr>
          <w:ilvl w:val="0"/>
          <w:numId w:val="27"/>
        </w:numPr>
        <w:rPr>
          <w:rFonts w:eastAsia="Ubuntu"/>
          <w:b/>
          <w:bCs/>
          <w:sz w:val="24"/>
          <w:szCs w:val="24"/>
        </w:rPr>
      </w:pPr>
      <w:r w:rsidRPr="00175422">
        <w:rPr>
          <w:rFonts w:eastAsia="Ubuntu"/>
          <w:b/>
          <w:bCs/>
          <w:sz w:val="24"/>
          <w:szCs w:val="24"/>
        </w:rPr>
        <w:t>Mesh Proxy Service:</w:t>
      </w:r>
    </w:p>
    <w:p w14:paraId="6C23CAC7" w14:textId="4DCD7236" w:rsidR="002E5535" w:rsidRPr="00175422" w:rsidRDefault="002E5535" w:rsidP="00175422">
      <w:pPr>
        <w:ind w:left="720"/>
        <w:rPr>
          <w:rFonts w:eastAsia="Ubuntu" w:cs="Calibri"/>
          <w:sz w:val="22"/>
        </w:rPr>
      </w:pPr>
      <w:r w:rsidRPr="00175422">
        <w:rPr>
          <w:rFonts w:eastAsia="Ubuntu" w:cs="Calibri"/>
          <w:sz w:val="22"/>
        </w:rPr>
        <w:t>It is instantiated as a "Primary Service" and is responsible for enabling communication between a server and a client using Proxy PDUs.</w:t>
      </w:r>
    </w:p>
    <w:p w14:paraId="5DA36199" w14:textId="74152CB2" w:rsidR="00F44AA5" w:rsidRPr="00175422" w:rsidRDefault="00F44AA5" w:rsidP="00175422">
      <w:pPr>
        <w:ind w:left="720"/>
        <w:rPr>
          <w:rFonts w:eastAsia="Ubuntu"/>
          <w:b/>
          <w:bCs/>
          <w:sz w:val="22"/>
        </w:rPr>
      </w:pPr>
      <w:r w:rsidRPr="00175422">
        <w:rPr>
          <w:rFonts w:eastAsia="Ubuntu"/>
          <w:b/>
          <w:bCs/>
          <w:sz w:val="22"/>
        </w:rPr>
        <w:t>Characteristics of the Mesh Proxy Service:</w:t>
      </w:r>
    </w:p>
    <w:p w14:paraId="0206C148" w14:textId="5831A8DE" w:rsidR="0087630C" w:rsidRPr="0087630C" w:rsidRDefault="00F44AA5" w:rsidP="0087630C">
      <w:pPr>
        <w:pStyle w:val="ListParagraph"/>
        <w:numPr>
          <w:ilvl w:val="0"/>
          <w:numId w:val="28"/>
        </w:numPr>
        <w:rPr>
          <w:rFonts w:eastAsia="Ubuntu" w:cs="Calibri"/>
        </w:rPr>
      </w:pPr>
      <w:r w:rsidRPr="0087630C">
        <w:rPr>
          <w:rFonts w:eastAsia="Ubuntu" w:cs="Calibri"/>
        </w:rPr>
        <w:t>Mesh Proxy Data In</w:t>
      </w:r>
    </w:p>
    <w:p w14:paraId="30BD7836" w14:textId="77777777" w:rsidR="0087630C" w:rsidRPr="0087630C" w:rsidRDefault="00F44AA5" w:rsidP="0087630C">
      <w:pPr>
        <w:pStyle w:val="ListParagraph"/>
        <w:numPr>
          <w:ilvl w:val="0"/>
          <w:numId w:val="28"/>
        </w:numPr>
        <w:rPr>
          <w:rFonts w:eastAsia="Ubuntu" w:cs="Calibri"/>
        </w:rPr>
      </w:pPr>
      <w:r w:rsidRPr="0087630C">
        <w:rPr>
          <w:rFonts w:eastAsia="Ubuntu" w:cs="Calibri"/>
        </w:rPr>
        <w:t>Mesh Proxy Data Out</w:t>
      </w:r>
    </w:p>
    <w:p w14:paraId="6024A5CB" w14:textId="78F95873" w:rsidR="0087630C" w:rsidRPr="0087630C" w:rsidRDefault="0087630C" w:rsidP="0087630C">
      <w:pPr>
        <w:pStyle w:val="ListParagraph"/>
        <w:ind w:left="1440"/>
        <w:rPr>
          <w:rFonts w:eastAsia="Ubuntu" w:cs="Calibri"/>
        </w:rPr>
      </w:pPr>
    </w:p>
    <w:p w14:paraId="10C32FB6" w14:textId="67094FB9" w:rsidR="0087630C" w:rsidRDefault="0087630C" w:rsidP="0087630C">
      <w:pPr>
        <w:pStyle w:val="ListParagraph"/>
        <w:ind w:left="1440"/>
        <w:rPr>
          <w:rFonts w:eastAsia="Ubuntu" w:cs="Calibri"/>
        </w:rPr>
      </w:pPr>
    </w:p>
    <w:p w14:paraId="6B4467FC" w14:textId="672CC58E" w:rsidR="0087630C" w:rsidRDefault="0087630C" w:rsidP="0087630C">
      <w:pPr>
        <w:pStyle w:val="ListParagraph"/>
        <w:ind w:left="1440"/>
        <w:rPr>
          <w:rFonts w:eastAsia="Ubuntu" w:cs="Calibri"/>
        </w:rPr>
      </w:pPr>
    </w:p>
    <w:p w14:paraId="3BA3D68A" w14:textId="454AE176" w:rsidR="0087630C" w:rsidRDefault="0087630C" w:rsidP="0087630C">
      <w:pPr>
        <w:pStyle w:val="ListParagraph"/>
        <w:ind w:left="1440"/>
        <w:rPr>
          <w:rFonts w:eastAsia="Ubuntu" w:cs="Calibri"/>
        </w:rPr>
      </w:pPr>
    </w:p>
    <w:p w14:paraId="64B8548A" w14:textId="41710849" w:rsidR="0087630C" w:rsidRDefault="0087630C" w:rsidP="0087630C">
      <w:pPr>
        <w:pStyle w:val="ListParagraph"/>
        <w:ind w:left="1440"/>
        <w:rPr>
          <w:rFonts w:eastAsia="Ubuntu" w:cs="Calibri"/>
        </w:rPr>
      </w:pPr>
    </w:p>
    <w:p w14:paraId="28579D88" w14:textId="60307F07" w:rsidR="0087630C" w:rsidRDefault="0087630C" w:rsidP="0087630C">
      <w:pPr>
        <w:pStyle w:val="ListParagraph"/>
        <w:ind w:left="1440"/>
        <w:rPr>
          <w:rFonts w:eastAsia="Ubuntu" w:cs="Calibri"/>
        </w:rPr>
      </w:pPr>
    </w:p>
    <w:p w14:paraId="3F860F3A" w14:textId="20266A55" w:rsidR="0087630C" w:rsidRDefault="0087630C" w:rsidP="0087630C">
      <w:pPr>
        <w:pStyle w:val="ListParagraph"/>
        <w:ind w:left="1440"/>
        <w:rPr>
          <w:rFonts w:eastAsia="Ubuntu" w:cs="Calibri"/>
        </w:rPr>
      </w:pPr>
    </w:p>
    <w:p w14:paraId="7CCA047C" w14:textId="2E9AE086" w:rsidR="0087630C" w:rsidRDefault="0087630C" w:rsidP="0087630C">
      <w:pPr>
        <w:pStyle w:val="ListParagraph"/>
        <w:ind w:left="1440"/>
        <w:rPr>
          <w:rFonts w:eastAsia="Ubuntu" w:cs="Calibri"/>
        </w:rPr>
      </w:pPr>
    </w:p>
    <w:p w14:paraId="06A43F2A" w14:textId="243D72A2" w:rsidR="0087630C" w:rsidRDefault="0087630C" w:rsidP="0087630C">
      <w:pPr>
        <w:pStyle w:val="ListParagraph"/>
        <w:ind w:left="1440"/>
        <w:rPr>
          <w:rFonts w:eastAsia="Ubuntu" w:cs="Calibri"/>
        </w:rPr>
      </w:pPr>
    </w:p>
    <w:p w14:paraId="646375A2" w14:textId="0D983015" w:rsidR="0087630C" w:rsidRDefault="0087630C" w:rsidP="0087630C">
      <w:pPr>
        <w:pStyle w:val="ListParagraph"/>
        <w:ind w:left="1440"/>
        <w:rPr>
          <w:rFonts w:eastAsia="Ubuntu" w:cs="Calibri"/>
        </w:rPr>
      </w:pPr>
    </w:p>
    <w:p w14:paraId="22795984" w14:textId="2B2EF23E" w:rsidR="0087630C" w:rsidRDefault="0087630C" w:rsidP="0087630C">
      <w:pPr>
        <w:pStyle w:val="ListParagraph"/>
        <w:ind w:left="1440"/>
        <w:rPr>
          <w:rFonts w:eastAsia="Ubuntu" w:cs="Calibri"/>
        </w:rPr>
      </w:pPr>
    </w:p>
    <w:p w14:paraId="430FFA95" w14:textId="570CF999" w:rsidR="0087630C" w:rsidRDefault="0087630C" w:rsidP="0087630C">
      <w:pPr>
        <w:pStyle w:val="ListParagraph"/>
        <w:ind w:left="1440"/>
        <w:rPr>
          <w:rFonts w:eastAsia="Ubuntu" w:cs="Calibri"/>
        </w:rPr>
      </w:pPr>
    </w:p>
    <w:p w14:paraId="27D049C3" w14:textId="74868DE0" w:rsidR="0087630C" w:rsidRDefault="0087630C" w:rsidP="0087630C">
      <w:pPr>
        <w:pStyle w:val="ListParagraph"/>
        <w:ind w:left="1440"/>
        <w:rPr>
          <w:rFonts w:eastAsia="Ubuntu" w:cs="Calibri"/>
        </w:rPr>
      </w:pPr>
    </w:p>
    <w:p w14:paraId="68FDB66B" w14:textId="76BE5DBA" w:rsidR="0087630C" w:rsidRDefault="0087630C" w:rsidP="0087630C">
      <w:pPr>
        <w:pStyle w:val="ListParagraph"/>
        <w:ind w:left="1440"/>
        <w:rPr>
          <w:rFonts w:eastAsia="Ubuntu" w:cs="Calibri"/>
        </w:rPr>
      </w:pPr>
    </w:p>
    <w:p w14:paraId="001E8FAD" w14:textId="5CF651ED" w:rsidR="0087630C" w:rsidRDefault="0087630C" w:rsidP="0087630C">
      <w:pPr>
        <w:pStyle w:val="ListParagraph"/>
        <w:ind w:left="1440"/>
        <w:rPr>
          <w:rFonts w:eastAsia="Ubuntu" w:cs="Calibri"/>
        </w:rPr>
      </w:pPr>
    </w:p>
    <w:p w14:paraId="70B1D4E6" w14:textId="2AAA3D34" w:rsidR="0087630C" w:rsidRDefault="0087630C" w:rsidP="0087630C">
      <w:pPr>
        <w:pStyle w:val="ListParagraph"/>
        <w:ind w:left="1440"/>
        <w:rPr>
          <w:rFonts w:eastAsia="Ubuntu" w:cs="Calibri"/>
        </w:rPr>
      </w:pPr>
    </w:p>
    <w:p w14:paraId="5FFABA8C" w14:textId="65A90E93" w:rsidR="0087630C" w:rsidRDefault="0087630C" w:rsidP="0087630C">
      <w:pPr>
        <w:pStyle w:val="ListParagraph"/>
        <w:ind w:left="1440"/>
        <w:rPr>
          <w:rFonts w:eastAsia="Ubuntu" w:cs="Calibri"/>
        </w:rPr>
      </w:pPr>
    </w:p>
    <w:p w14:paraId="21A112E4" w14:textId="3B5E877A" w:rsidR="00CA3690" w:rsidRDefault="00CA3690" w:rsidP="0087630C">
      <w:pPr>
        <w:pStyle w:val="ListParagraph"/>
        <w:ind w:left="1440"/>
        <w:rPr>
          <w:rFonts w:eastAsia="Ubuntu" w:cs="Calibri"/>
        </w:rPr>
      </w:pPr>
    </w:p>
    <w:p w14:paraId="34801436" w14:textId="5A7CD1E1" w:rsidR="00CA3690" w:rsidRDefault="00CA3690" w:rsidP="0087630C">
      <w:pPr>
        <w:pStyle w:val="ListParagraph"/>
        <w:ind w:left="1440"/>
        <w:rPr>
          <w:rFonts w:eastAsia="Ubuntu" w:cs="Calibri"/>
        </w:rPr>
      </w:pPr>
    </w:p>
    <w:p w14:paraId="018C864D" w14:textId="387FA4E1" w:rsidR="00CA3690" w:rsidRDefault="00CA3690" w:rsidP="0087630C">
      <w:pPr>
        <w:pStyle w:val="ListParagraph"/>
        <w:ind w:left="1440"/>
        <w:rPr>
          <w:rFonts w:eastAsia="Ubuntu" w:cs="Calibri"/>
        </w:rPr>
      </w:pPr>
    </w:p>
    <w:p w14:paraId="13E514CC" w14:textId="45386A12" w:rsidR="00CA3690" w:rsidRDefault="00CA3690" w:rsidP="0087630C">
      <w:pPr>
        <w:pStyle w:val="ListParagraph"/>
        <w:ind w:left="1440"/>
        <w:rPr>
          <w:rFonts w:eastAsia="Ubuntu" w:cs="Calibri"/>
        </w:rPr>
      </w:pPr>
    </w:p>
    <w:p w14:paraId="204A15E0" w14:textId="77777777" w:rsidR="00CA3690" w:rsidRPr="0087630C" w:rsidRDefault="00CA3690" w:rsidP="0087630C">
      <w:pPr>
        <w:pStyle w:val="ListParagraph"/>
        <w:ind w:left="1440"/>
        <w:rPr>
          <w:rFonts w:eastAsia="Ubuntu" w:cs="Calibri"/>
        </w:rPr>
      </w:pPr>
    </w:p>
    <w:p w14:paraId="54ABC67E" w14:textId="09612781" w:rsidR="00D810F1" w:rsidRDefault="28813189" w:rsidP="0087630C">
      <w:pPr>
        <w:pStyle w:val="Heading2"/>
      </w:pPr>
      <w:bookmarkStart w:id="6" w:name="_Toc183599854"/>
      <w:bookmarkStart w:id="7" w:name="_Toc938108937"/>
      <w:r>
        <w:t>Terminology</w:t>
      </w:r>
      <w:bookmarkEnd w:id="6"/>
      <w:bookmarkEnd w:id="7"/>
    </w:p>
    <w:tbl>
      <w:tblPr>
        <w:tblStyle w:val="GridTable4-Accent1"/>
        <w:tblW w:w="9089" w:type="dxa"/>
        <w:tblLook w:val="04A0" w:firstRow="1" w:lastRow="0" w:firstColumn="1" w:lastColumn="0" w:noHBand="0" w:noVBand="1"/>
      </w:tblPr>
      <w:tblGrid>
        <w:gridCol w:w="2717"/>
        <w:gridCol w:w="6372"/>
      </w:tblGrid>
      <w:tr w:rsidR="008C583D" w:rsidRPr="0066317A" w14:paraId="523C7FC5" w14:textId="77777777" w:rsidTr="00FA3291">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717" w:type="dxa"/>
          </w:tcPr>
          <w:p w14:paraId="5906724E" w14:textId="77777777" w:rsidR="008C583D" w:rsidRPr="008C583D" w:rsidRDefault="008C583D" w:rsidP="005142E6">
            <w:pPr>
              <w:spacing w:before="60" w:after="60"/>
              <w:rPr>
                <w:rFonts w:ascii="Calibri" w:hAnsi="Calibri" w:cs="Calibri"/>
                <w:bCs w:val="0"/>
                <w:szCs w:val="24"/>
              </w:rPr>
            </w:pPr>
            <w:r w:rsidRPr="008C583D">
              <w:rPr>
                <w:rFonts w:ascii="Calibri" w:hAnsi="Calibri" w:cs="Calibri"/>
                <w:szCs w:val="24"/>
              </w:rPr>
              <w:t>Term</w:t>
            </w:r>
          </w:p>
        </w:tc>
        <w:tc>
          <w:tcPr>
            <w:tcW w:w="6372" w:type="dxa"/>
          </w:tcPr>
          <w:p w14:paraId="675C1272" w14:textId="77777777" w:rsidR="008C583D" w:rsidRPr="008C583D" w:rsidRDefault="008C583D" w:rsidP="005142E6">
            <w:pPr>
              <w:spacing w:before="60" w:after="60"/>
              <w:cnfStyle w:val="100000000000" w:firstRow="1" w:lastRow="0" w:firstColumn="0" w:lastColumn="0" w:oddVBand="0" w:evenVBand="0" w:oddHBand="0" w:evenHBand="0" w:firstRowFirstColumn="0" w:firstRowLastColumn="0" w:lastRowFirstColumn="0" w:lastRowLastColumn="0"/>
              <w:rPr>
                <w:rFonts w:ascii="Calibri" w:hAnsi="Calibri" w:cs="Calibri"/>
                <w:bCs w:val="0"/>
                <w:szCs w:val="24"/>
              </w:rPr>
            </w:pPr>
            <w:r w:rsidRPr="008C583D">
              <w:rPr>
                <w:rFonts w:ascii="Calibri" w:hAnsi="Calibri" w:cs="Calibri"/>
                <w:szCs w:val="24"/>
              </w:rPr>
              <w:t>Explanation</w:t>
            </w:r>
          </w:p>
        </w:tc>
      </w:tr>
      <w:tr w:rsidR="008C583D" w:rsidRPr="0066317A" w14:paraId="4B98A383" w14:textId="77777777" w:rsidTr="00FA3291">
        <w:trPr>
          <w:cnfStyle w:val="000000100000" w:firstRow="0" w:lastRow="0" w:firstColumn="0" w:lastColumn="0" w:oddVBand="0" w:evenVBand="0" w:oddHBand="1" w:evenHBand="0" w:firstRowFirstColumn="0" w:firstRowLastColumn="0" w:lastRowFirstColumn="0" w:lastRowLastColumn="0"/>
          <w:trHeight w:val="642"/>
        </w:trPr>
        <w:tc>
          <w:tcPr>
            <w:cnfStyle w:val="001000000000" w:firstRow="0" w:lastRow="0" w:firstColumn="1" w:lastColumn="0" w:oddVBand="0" w:evenVBand="0" w:oddHBand="0" w:evenHBand="0" w:firstRowFirstColumn="0" w:firstRowLastColumn="0" w:lastRowFirstColumn="0" w:lastRowLastColumn="0"/>
            <w:tcW w:w="2717" w:type="dxa"/>
          </w:tcPr>
          <w:p w14:paraId="75FE9908" w14:textId="754AC858" w:rsidR="008C583D" w:rsidRPr="008C583D" w:rsidRDefault="00584207" w:rsidP="005142E6">
            <w:pPr>
              <w:spacing w:before="60" w:after="60"/>
              <w:rPr>
                <w:rFonts w:ascii="Calibri" w:hAnsi="Calibri" w:cs="Calibri"/>
                <w:b w:val="0"/>
                <w:bCs w:val="0"/>
                <w:szCs w:val="24"/>
              </w:rPr>
            </w:pPr>
            <w:r w:rsidRPr="00584207">
              <w:rPr>
                <w:rFonts w:ascii="Calibri" w:hAnsi="Calibri" w:cs="Calibri"/>
                <w:b w:val="0"/>
                <w:bCs w:val="0"/>
                <w:szCs w:val="24"/>
              </w:rPr>
              <w:t>PDU</w:t>
            </w:r>
          </w:p>
        </w:tc>
        <w:tc>
          <w:tcPr>
            <w:tcW w:w="6372" w:type="dxa"/>
          </w:tcPr>
          <w:p w14:paraId="4341BA66" w14:textId="4BB226F1" w:rsidR="008C583D" w:rsidRPr="008C583D" w:rsidRDefault="00584207" w:rsidP="005142E6">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szCs w:val="24"/>
              </w:rPr>
            </w:pPr>
            <w:r>
              <w:rPr>
                <w:rFonts w:ascii="Calibri" w:hAnsi="Calibri" w:cs="Calibri"/>
                <w:szCs w:val="24"/>
              </w:rPr>
              <w:t>Protocol Data Unit.</w:t>
            </w:r>
          </w:p>
        </w:tc>
      </w:tr>
      <w:tr w:rsidR="008C583D" w:rsidRPr="0066317A" w14:paraId="7511FD07" w14:textId="77777777" w:rsidTr="00FA3291">
        <w:trPr>
          <w:trHeight w:val="632"/>
        </w:trPr>
        <w:tc>
          <w:tcPr>
            <w:cnfStyle w:val="001000000000" w:firstRow="0" w:lastRow="0" w:firstColumn="1" w:lastColumn="0" w:oddVBand="0" w:evenVBand="0" w:oddHBand="0" w:evenHBand="0" w:firstRowFirstColumn="0" w:firstRowLastColumn="0" w:lastRowFirstColumn="0" w:lastRowLastColumn="0"/>
            <w:tcW w:w="2717" w:type="dxa"/>
          </w:tcPr>
          <w:p w14:paraId="39C5A4DE" w14:textId="4F677AF9" w:rsidR="008C583D" w:rsidRPr="008C583D" w:rsidRDefault="00FA3291" w:rsidP="005142E6">
            <w:pPr>
              <w:spacing w:before="60" w:after="60"/>
              <w:rPr>
                <w:rFonts w:ascii="Calibri" w:hAnsi="Calibri" w:cs="Calibri"/>
                <w:b w:val="0"/>
                <w:bCs w:val="0"/>
                <w:szCs w:val="24"/>
              </w:rPr>
            </w:pPr>
            <w:r w:rsidRPr="00FA3291">
              <w:rPr>
                <w:rFonts w:ascii="Calibri" w:hAnsi="Calibri" w:cs="Calibri"/>
                <w:b w:val="0"/>
                <w:bCs w:val="0"/>
                <w:szCs w:val="24"/>
              </w:rPr>
              <w:t>GATT</w:t>
            </w:r>
          </w:p>
        </w:tc>
        <w:tc>
          <w:tcPr>
            <w:tcW w:w="6372" w:type="dxa"/>
          </w:tcPr>
          <w:p w14:paraId="6E52AF0A" w14:textId="47390713" w:rsidR="008C583D" w:rsidRPr="008C583D" w:rsidRDefault="00FA3291" w:rsidP="005142E6">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szCs w:val="24"/>
              </w:rPr>
            </w:pPr>
            <w:r w:rsidRPr="00FA3291">
              <w:rPr>
                <w:rFonts w:ascii="Calibri" w:hAnsi="Calibri" w:cs="Calibri"/>
                <w:szCs w:val="24"/>
              </w:rPr>
              <w:t>Generic Attribute Profile,</w:t>
            </w:r>
            <w:r>
              <w:rPr>
                <w:rFonts w:ascii="Calibri" w:hAnsi="Calibri" w:cs="Calibri"/>
                <w:szCs w:val="24"/>
              </w:rPr>
              <w:t xml:space="preserve"> </w:t>
            </w:r>
            <w:r w:rsidRPr="00FA3291">
              <w:rPr>
                <w:rFonts w:ascii="Calibri" w:hAnsi="Calibri" w:cs="Calibri"/>
                <w:szCs w:val="24"/>
              </w:rPr>
              <w:t>defines the structure and behavior of services and characteristics</w:t>
            </w:r>
          </w:p>
        </w:tc>
      </w:tr>
      <w:tr w:rsidR="008C583D" w:rsidRPr="0066317A" w14:paraId="0CE47EA6" w14:textId="77777777" w:rsidTr="00FA3291">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717" w:type="dxa"/>
          </w:tcPr>
          <w:p w14:paraId="4E24F30C" w14:textId="70C2F4A9" w:rsidR="008C583D" w:rsidRPr="008C583D" w:rsidRDefault="00FA3291" w:rsidP="005142E6">
            <w:pPr>
              <w:spacing w:before="60" w:after="60"/>
              <w:rPr>
                <w:rFonts w:ascii="Calibri" w:hAnsi="Calibri" w:cs="Calibri"/>
                <w:b w:val="0"/>
                <w:bCs w:val="0"/>
                <w:szCs w:val="24"/>
              </w:rPr>
            </w:pPr>
            <w:r w:rsidRPr="00FA3291">
              <w:rPr>
                <w:rFonts w:ascii="Calibri" w:hAnsi="Calibri" w:cs="Calibri"/>
                <w:b w:val="0"/>
                <w:bCs w:val="0"/>
                <w:szCs w:val="24"/>
              </w:rPr>
              <w:t>UUID</w:t>
            </w:r>
          </w:p>
        </w:tc>
        <w:tc>
          <w:tcPr>
            <w:tcW w:w="6372" w:type="dxa"/>
          </w:tcPr>
          <w:p w14:paraId="7A8CF6C9" w14:textId="4B0B23F8" w:rsidR="008C583D" w:rsidRPr="008C583D" w:rsidRDefault="00FA3291" w:rsidP="005142E6">
            <w:pPr>
              <w:spacing w:before="60" w:after="60"/>
              <w:cnfStyle w:val="000000100000" w:firstRow="0" w:lastRow="0" w:firstColumn="0" w:lastColumn="0" w:oddVBand="0" w:evenVBand="0" w:oddHBand="1" w:evenHBand="0" w:firstRowFirstColumn="0" w:firstRowLastColumn="0" w:lastRowFirstColumn="0" w:lastRowLastColumn="0"/>
              <w:rPr>
                <w:rFonts w:ascii="Calibri" w:hAnsi="Calibri" w:cs="Calibri"/>
                <w:szCs w:val="24"/>
              </w:rPr>
            </w:pPr>
            <w:r w:rsidRPr="00FA3291">
              <w:rPr>
                <w:rFonts w:ascii="Calibri" w:hAnsi="Calibri" w:cs="Calibri"/>
                <w:szCs w:val="24"/>
              </w:rPr>
              <w:t>Universally Unique Identifier</w:t>
            </w:r>
          </w:p>
        </w:tc>
      </w:tr>
      <w:tr w:rsidR="008C583D" w:rsidRPr="0066317A" w14:paraId="15A9FD5A" w14:textId="77777777" w:rsidTr="00FA3291">
        <w:trPr>
          <w:trHeight w:val="379"/>
        </w:trPr>
        <w:tc>
          <w:tcPr>
            <w:cnfStyle w:val="001000000000" w:firstRow="0" w:lastRow="0" w:firstColumn="1" w:lastColumn="0" w:oddVBand="0" w:evenVBand="0" w:oddHBand="0" w:evenHBand="0" w:firstRowFirstColumn="0" w:firstRowLastColumn="0" w:lastRowFirstColumn="0" w:lastRowLastColumn="0"/>
            <w:tcW w:w="2717" w:type="dxa"/>
          </w:tcPr>
          <w:p w14:paraId="34DB6313" w14:textId="6BA52E31" w:rsidR="008C583D" w:rsidRPr="008C583D" w:rsidRDefault="008C583D" w:rsidP="005142E6">
            <w:pPr>
              <w:spacing w:before="60" w:after="60"/>
              <w:rPr>
                <w:rFonts w:ascii="Calibri" w:hAnsi="Calibri" w:cs="Calibri"/>
                <w:b w:val="0"/>
                <w:bCs w:val="0"/>
                <w:szCs w:val="24"/>
              </w:rPr>
            </w:pPr>
            <w:r w:rsidRPr="008C583D">
              <w:rPr>
                <w:rFonts w:ascii="Calibri" w:hAnsi="Calibri" w:cs="Calibri"/>
                <w:b w:val="0"/>
                <w:bCs w:val="0"/>
                <w:szCs w:val="24"/>
              </w:rPr>
              <w:t>B</w:t>
            </w:r>
            <w:r w:rsidR="00FA3291">
              <w:rPr>
                <w:rFonts w:ascii="Calibri" w:hAnsi="Calibri" w:cs="Calibri"/>
                <w:b w:val="0"/>
                <w:bCs w:val="0"/>
                <w:szCs w:val="24"/>
              </w:rPr>
              <w:t>T</w:t>
            </w:r>
          </w:p>
        </w:tc>
        <w:tc>
          <w:tcPr>
            <w:tcW w:w="6372" w:type="dxa"/>
          </w:tcPr>
          <w:p w14:paraId="5F748F4A" w14:textId="4E6814EB" w:rsidR="008C583D" w:rsidRPr="008C583D" w:rsidRDefault="008C583D" w:rsidP="005142E6">
            <w:pPr>
              <w:spacing w:before="60" w:after="60"/>
              <w:cnfStyle w:val="000000000000" w:firstRow="0" w:lastRow="0" w:firstColumn="0" w:lastColumn="0" w:oddVBand="0" w:evenVBand="0" w:oddHBand="0" w:evenHBand="0" w:firstRowFirstColumn="0" w:firstRowLastColumn="0" w:lastRowFirstColumn="0" w:lastRowLastColumn="0"/>
              <w:rPr>
                <w:rFonts w:ascii="Calibri" w:hAnsi="Calibri" w:cs="Calibri"/>
                <w:szCs w:val="24"/>
              </w:rPr>
            </w:pPr>
            <w:r w:rsidRPr="008C583D">
              <w:rPr>
                <w:rFonts w:ascii="Calibri" w:hAnsi="Calibri" w:cs="Calibri"/>
                <w:szCs w:val="24"/>
              </w:rPr>
              <w:t>B</w:t>
            </w:r>
            <w:r w:rsidR="00FA3291">
              <w:rPr>
                <w:rFonts w:ascii="Calibri" w:hAnsi="Calibri" w:cs="Calibri"/>
                <w:szCs w:val="24"/>
              </w:rPr>
              <w:t>luetooth</w:t>
            </w:r>
          </w:p>
        </w:tc>
      </w:tr>
    </w:tbl>
    <w:p w14:paraId="543DCC6A" w14:textId="77777777" w:rsidR="00D810F1" w:rsidRDefault="00D810F1" w:rsidP="00D810F1">
      <w:pPr>
        <w:rPr>
          <w:lang w:val="en-GB"/>
        </w:rPr>
      </w:pPr>
    </w:p>
    <w:p w14:paraId="5214D73F" w14:textId="77777777" w:rsidR="008819AA" w:rsidRPr="008819AA" w:rsidRDefault="031508C1" w:rsidP="004F44BE">
      <w:pPr>
        <w:pStyle w:val="Heading2"/>
      </w:pPr>
      <w:bookmarkStart w:id="8" w:name="_Toc131068022"/>
      <w:bookmarkStart w:id="9" w:name="_Toc131082756"/>
      <w:bookmarkStart w:id="10" w:name="_Toc2035238455"/>
      <w:bookmarkStart w:id="11" w:name="_Toc1916323691"/>
      <w:r>
        <w:t>References</w:t>
      </w:r>
      <w:bookmarkEnd w:id="8"/>
      <w:bookmarkEnd w:id="9"/>
      <w:bookmarkEnd w:id="10"/>
      <w:bookmarkEnd w:id="11"/>
    </w:p>
    <w:p w14:paraId="04928041" w14:textId="45296CDB" w:rsidR="008819AA" w:rsidRPr="0087630C" w:rsidRDefault="00093C5C" w:rsidP="00093C5C">
      <w:pPr>
        <w:pStyle w:val="BodyIndent"/>
        <w:numPr>
          <w:ilvl w:val="0"/>
          <w:numId w:val="26"/>
        </w:numPr>
        <w:rPr>
          <w:sz w:val="22"/>
        </w:rPr>
      </w:pPr>
      <w:r w:rsidRPr="0087630C">
        <w:rPr>
          <w:sz w:val="22"/>
        </w:rPr>
        <w:t xml:space="preserve">Bluetooth SIG specification for </w:t>
      </w:r>
      <w:r w:rsidR="00584207" w:rsidRPr="0087630C">
        <w:rPr>
          <w:sz w:val="22"/>
        </w:rPr>
        <w:t>BLE Mesh</w:t>
      </w:r>
      <w:r w:rsidRPr="0087630C">
        <w:rPr>
          <w:sz w:val="22"/>
        </w:rPr>
        <w:t>:</w:t>
      </w:r>
    </w:p>
    <w:p w14:paraId="7431FD9D" w14:textId="5DDB6A35" w:rsidR="00584207" w:rsidRPr="0087630C" w:rsidRDefault="00584207" w:rsidP="00584207">
      <w:pPr>
        <w:pStyle w:val="BodyIndent"/>
        <w:rPr>
          <w:sz w:val="22"/>
        </w:rPr>
      </w:pPr>
      <w:r w:rsidRPr="0087630C">
        <w:rPr>
          <w:sz w:val="22"/>
        </w:rPr>
        <w:t>https://www.bluetooth.com/specifications/specs/mesh-profile-1-0-1/</w:t>
      </w:r>
    </w:p>
    <w:p w14:paraId="07052B36" w14:textId="39C9B0DE" w:rsidR="008819AA" w:rsidRPr="0087630C" w:rsidRDefault="008819AA" w:rsidP="008819AA">
      <w:pPr>
        <w:pStyle w:val="BodyIndent"/>
        <w:rPr>
          <w:sz w:val="22"/>
        </w:rPr>
      </w:pPr>
      <w:r w:rsidRPr="0087630C">
        <w:rPr>
          <w:sz w:val="22"/>
        </w:rPr>
        <w:t xml:space="preserve">2. </w:t>
      </w:r>
      <w:r w:rsidR="00093C5C" w:rsidRPr="0087630C">
        <w:rPr>
          <w:sz w:val="22"/>
        </w:rPr>
        <w:t>Bluetooth Core Specification</w:t>
      </w:r>
    </w:p>
    <w:p w14:paraId="4460CD90" w14:textId="42D75175" w:rsidR="00541850" w:rsidRDefault="00B93F68" w:rsidP="00093C5C">
      <w:pPr>
        <w:ind w:firstLine="540"/>
        <w:rPr>
          <w:sz w:val="22"/>
          <w:lang w:val="en-GB"/>
        </w:rPr>
      </w:pPr>
      <w:hyperlink r:id="rId21" w:history="1">
        <w:r w:rsidR="0087630C" w:rsidRPr="00D50C05">
          <w:rPr>
            <w:rStyle w:val="Hyperlink"/>
            <w:sz w:val="22"/>
            <w:lang w:val="en-GB"/>
          </w:rPr>
          <w:t>https://www.bluetooth.com/specifications/specs/core-specification-5-3/</w:t>
        </w:r>
      </w:hyperlink>
    </w:p>
    <w:p w14:paraId="080BCD7A" w14:textId="23653F94" w:rsidR="0087630C" w:rsidRDefault="0087630C" w:rsidP="00093C5C">
      <w:pPr>
        <w:ind w:firstLine="540"/>
        <w:rPr>
          <w:sz w:val="22"/>
          <w:lang w:val="en-GB"/>
        </w:rPr>
      </w:pPr>
    </w:p>
    <w:p w14:paraId="7E44D83E" w14:textId="3228CDAB" w:rsidR="0087630C" w:rsidRDefault="0087630C" w:rsidP="00093C5C">
      <w:pPr>
        <w:ind w:firstLine="540"/>
        <w:rPr>
          <w:sz w:val="22"/>
          <w:lang w:val="en-GB"/>
        </w:rPr>
      </w:pPr>
    </w:p>
    <w:p w14:paraId="6266D86F" w14:textId="2177D2E9" w:rsidR="0087630C" w:rsidRDefault="0087630C" w:rsidP="00093C5C">
      <w:pPr>
        <w:ind w:firstLine="540"/>
        <w:rPr>
          <w:sz w:val="22"/>
          <w:lang w:val="en-GB"/>
        </w:rPr>
      </w:pPr>
    </w:p>
    <w:p w14:paraId="0CE305DF" w14:textId="33CC063D" w:rsidR="0087630C" w:rsidRDefault="0087630C" w:rsidP="00093C5C">
      <w:pPr>
        <w:ind w:firstLine="540"/>
        <w:rPr>
          <w:sz w:val="22"/>
          <w:lang w:val="en-GB"/>
        </w:rPr>
      </w:pPr>
    </w:p>
    <w:p w14:paraId="35183358" w14:textId="3C598CBB" w:rsidR="0087630C" w:rsidRDefault="0087630C" w:rsidP="00093C5C">
      <w:pPr>
        <w:ind w:firstLine="540"/>
        <w:rPr>
          <w:sz w:val="22"/>
          <w:lang w:val="en-GB"/>
        </w:rPr>
      </w:pPr>
    </w:p>
    <w:p w14:paraId="5278B7BA" w14:textId="0E47B75F" w:rsidR="0087630C" w:rsidRDefault="0087630C" w:rsidP="00093C5C">
      <w:pPr>
        <w:ind w:firstLine="540"/>
        <w:rPr>
          <w:sz w:val="22"/>
          <w:lang w:val="en-GB"/>
        </w:rPr>
      </w:pPr>
    </w:p>
    <w:p w14:paraId="7052601F" w14:textId="3FF5DFA3" w:rsidR="0087630C" w:rsidRDefault="0087630C" w:rsidP="00093C5C">
      <w:pPr>
        <w:ind w:firstLine="540"/>
        <w:rPr>
          <w:sz w:val="22"/>
          <w:lang w:val="en-GB"/>
        </w:rPr>
      </w:pPr>
    </w:p>
    <w:p w14:paraId="569137FF" w14:textId="1D12A634" w:rsidR="0087630C" w:rsidRDefault="0087630C" w:rsidP="00093C5C">
      <w:pPr>
        <w:ind w:firstLine="540"/>
        <w:rPr>
          <w:sz w:val="22"/>
          <w:lang w:val="en-GB"/>
        </w:rPr>
      </w:pPr>
    </w:p>
    <w:p w14:paraId="6F7ECF83" w14:textId="4C392ECF" w:rsidR="0087630C" w:rsidRDefault="0087630C" w:rsidP="00093C5C">
      <w:pPr>
        <w:ind w:firstLine="540"/>
        <w:rPr>
          <w:sz w:val="22"/>
          <w:lang w:val="en-GB"/>
        </w:rPr>
      </w:pPr>
    </w:p>
    <w:p w14:paraId="48C59424" w14:textId="4F4FE96F" w:rsidR="0087630C" w:rsidRDefault="0087630C" w:rsidP="00093C5C">
      <w:pPr>
        <w:ind w:firstLine="540"/>
        <w:rPr>
          <w:sz w:val="22"/>
          <w:lang w:val="en-GB"/>
        </w:rPr>
      </w:pPr>
    </w:p>
    <w:p w14:paraId="47BB2463" w14:textId="41B674DB" w:rsidR="0087630C" w:rsidRDefault="0087630C" w:rsidP="00093C5C">
      <w:pPr>
        <w:ind w:firstLine="540"/>
        <w:rPr>
          <w:sz w:val="22"/>
          <w:lang w:val="en-GB"/>
        </w:rPr>
      </w:pPr>
    </w:p>
    <w:p w14:paraId="0FADBDDE" w14:textId="7C67CE9F" w:rsidR="0087630C" w:rsidRDefault="0087630C" w:rsidP="00093C5C">
      <w:pPr>
        <w:ind w:firstLine="540"/>
        <w:rPr>
          <w:sz w:val="22"/>
          <w:lang w:val="en-GB"/>
        </w:rPr>
      </w:pPr>
    </w:p>
    <w:p w14:paraId="356EB654" w14:textId="6E2001F9" w:rsidR="0087630C" w:rsidRDefault="0087630C" w:rsidP="00093C5C">
      <w:pPr>
        <w:ind w:firstLine="540"/>
        <w:rPr>
          <w:sz w:val="22"/>
          <w:lang w:val="en-GB"/>
        </w:rPr>
      </w:pPr>
    </w:p>
    <w:p w14:paraId="5CF8A604" w14:textId="560F953C" w:rsidR="0087630C" w:rsidRDefault="0087630C" w:rsidP="00093C5C">
      <w:pPr>
        <w:ind w:firstLine="540"/>
        <w:rPr>
          <w:sz w:val="22"/>
          <w:lang w:val="en-GB"/>
        </w:rPr>
      </w:pPr>
    </w:p>
    <w:p w14:paraId="2EDD0560" w14:textId="5F76C55F" w:rsidR="0087630C" w:rsidRDefault="0087630C" w:rsidP="00093C5C">
      <w:pPr>
        <w:ind w:firstLine="540"/>
        <w:rPr>
          <w:sz w:val="22"/>
          <w:lang w:val="en-GB"/>
        </w:rPr>
      </w:pPr>
    </w:p>
    <w:p w14:paraId="6A7EAFE4" w14:textId="02F00D3E" w:rsidR="0087630C" w:rsidRDefault="0087630C" w:rsidP="00093C5C">
      <w:pPr>
        <w:ind w:firstLine="540"/>
        <w:rPr>
          <w:sz w:val="22"/>
          <w:lang w:val="en-GB"/>
        </w:rPr>
      </w:pPr>
    </w:p>
    <w:p w14:paraId="65414AE7" w14:textId="69F4EA8C" w:rsidR="0087630C" w:rsidRDefault="0087630C" w:rsidP="00093C5C">
      <w:pPr>
        <w:ind w:firstLine="540"/>
        <w:rPr>
          <w:sz w:val="22"/>
          <w:lang w:val="en-GB"/>
        </w:rPr>
      </w:pPr>
    </w:p>
    <w:p w14:paraId="41A70423" w14:textId="77777777" w:rsidR="0087630C" w:rsidRPr="0087630C" w:rsidRDefault="0087630C" w:rsidP="00093C5C">
      <w:pPr>
        <w:ind w:firstLine="540"/>
        <w:rPr>
          <w:sz w:val="22"/>
          <w:lang w:val="en-GB"/>
        </w:rPr>
      </w:pPr>
    </w:p>
    <w:p w14:paraId="62354B27" w14:textId="3C6B300B" w:rsidR="00340435" w:rsidRDefault="18702D2E" w:rsidP="004F44BE">
      <w:pPr>
        <w:pStyle w:val="Heading1"/>
      </w:pPr>
      <w:bookmarkStart w:id="12" w:name="_Toc969121949"/>
      <w:bookmarkStart w:id="13" w:name="_Toc1786793448"/>
      <w:bookmarkStart w:id="14" w:name="_Toc404008996"/>
      <w:bookmarkStart w:id="15" w:name="_Toc497484851"/>
      <w:r>
        <w:lastRenderedPageBreak/>
        <w:t>Scope</w:t>
      </w:r>
      <w:bookmarkEnd w:id="12"/>
      <w:bookmarkEnd w:id="13"/>
    </w:p>
    <w:p w14:paraId="3E792D7B" w14:textId="2F11F312" w:rsidR="00584207" w:rsidRPr="0087630C" w:rsidRDefault="00584207" w:rsidP="00D74AA9">
      <w:pPr>
        <w:rPr>
          <w:sz w:val="22"/>
          <w:lang w:val="en-GB"/>
        </w:rPr>
      </w:pPr>
      <w:r w:rsidRPr="0087630C">
        <w:rPr>
          <w:sz w:val="22"/>
          <w:lang w:val="en-GB"/>
        </w:rPr>
        <w:t>This document provides a detailed description of the Ble Mesh GATT bearer. It covers</w:t>
      </w:r>
      <w:r w:rsidR="0087630C">
        <w:rPr>
          <w:sz w:val="22"/>
          <w:lang w:val="en-GB"/>
        </w:rPr>
        <w:t xml:space="preserve"> detail about </w:t>
      </w:r>
      <w:r w:rsidR="0075209C">
        <w:rPr>
          <w:sz w:val="22"/>
          <w:lang w:val="en-GB"/>
        </w:rPr>
        <w:t>P</w:t>
      </w:r>
      <w:r w:rsidR="0087630C">
        <w:rPr>
          <w:sz w:val="22"/>
          <w:lang w:val="en-GB"/>
        </w:rPr>
        <w:t>roxy node,</w:t>
      </w:r>
      <w:r w:rsidR="0075209C">
        <w:rPr>
          <w:sz w:val="22"/>
          <w:lang w:val="en-GB"/>
        </w:rPr>
        <w:t xml:space="preserve"> Provisioning,</w:t>
      </w:r>
      <w:r w:rsidRPr="0087630C">
        <w:rPr>
          <w:sz w:val="22"/>
          <w:lang w:val="en-GB"/>
        </w:rPr>
        <w:t xml:space="preserve"> </w:t>
      </w:r>
      <w:r w:rsidR="0075209C">
        <w:rPr>
          <w:sz w:val="22"/>
          <w:lang w:val="en-GB"/>
        </w:rPr>
        <w:t>S</w:t>
      </w:r>
      <w:r w:rsidRPr="0087630C">
        <w:rPr>
          <w:sz w:val="22"/>
          <w:lang w:val="en-GB"/>
        </w:rPr>
        <w:t xml:space="preserve">ervices, </w:t>
      </w:r>
      <w:r w:rsidR="0075209C">
        <w:rPr>
          <w:sz w:val="22"/>
          <w:lang w:val="en-GB"/>
        </w:rPr>
        <w:t>C</w:t>
      </w:r>
      <w:r w:rsidRPr="0087630C">
        <w:rPr>
          <w:sz w:val="22"/>
          <w:lang w:val="en-GB"/>
        </w:rPr>
        <w:t>haracteristics and associated UUIDs</w:t>
      </w:r>
      <w:r w:rsidR="006A38B8" w:rsidRPr="0087630C">
        <w:rPr>
          <w:sz w:val="22"/>
          <w:lang w:val="en-GB"/>
        </w:rPr>
        <w:t>.</w:t>
      </w:r>
    </w:p>
    <w:p w14:paraId="1659573D" w14:textId="18CA4045" w:rsidR="00A272C6" w:rsidRDefault="3DC29E38" w:rsidP="004F44BE">
      <w:pPr>
        <w:pStyle w:val="Heading1"/>
      </w:pPr>
      <w:bookmarkStart w:id="16" w:name="_Toc1527252532"/>
      <w:bookmarkStart w:id="17" w:name="_Toc977227249"/>
      <w:r>
        <w:lastRenderedPageBreak/>
        <w:t>Task List and Effort Estimation</w:t>
      </w:r>
      <w:bookmarkEnd w:id="16"/>
      <w:bookmarkEnd w:id="17"/>
    </w:p>
    <w:tbl>
      <w:tblPr>
        <w:tblStyle w:val="Capgemini-NewVI"/>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970"/>
        <w:gridCol w:w="3962"/>
        <w:gridCol w:w="2550"/>
      </w:tblGrid>
      <w:tr w:rsidR="004F44BE" w14:paraId="41E92C98" w14:textId="77777777" w:rsidTr="004F44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shd w:val="clear" w:color="auto" w:fill="99E0F6" w:themeFill="accent2" w:themeFillTint="66"/>
          </w:tcPr>
          <w:p w14:paraId="7B9220CE" w14:textId="009C884A" w:rsidR="0019313A" w:rsidRDefault="0019313A" w:rsidP="0019313A">
            <w:pPr>
              <w:rPr>
                <w:lang w:val="en-GB"/>
              </w:rPr>
            </w:pPr>
          </w:p>
        </w:tc>
        <w:tc>
          <w:tcPr>
            <w:tcW w:w="2970" w:type="dxa"/>
            <w:shd w:val="clear" w:color="auto" w:fill="99E0F6" w:themeFill="accent2" w:themeFillTint="66"/>
          </w:tcPr>
          <w:p w14:paraId="300171B4" w14:textId="22717179" w:rsidR="0019313A" w:rsidRPr="004F44BE" w:rsidRDefault="0019313A" w:rsidP="0019313A">
            <w:pPr>
              <w:tabs>
                <w:tab w:val="left" w:pos="319"/>
              </w:tabs>
              <w:jc w:val="left"/>
              <w:cnfStyle w:val="100000000000" w:firstRow="1" w:lastRow="0" w:firstColumn="0" w:lastColumn="0" w:oddVBand="0" w:evenVBand="0" w:oddHBand="0" w:evenHBand="0" w:firstRowFirstColumn="0" w:firstRowLastColumn="0" w:lastRowFirstColumn="0" w:lastRowLastColumn="0"/>
              <w:rPr>
                <w:color w:val="auto"/>
                <w:lang w:val="en-GB"/>
              </w:rPr>
            </w:pPr>
          </w:p>
        </w:tc>
        <w:tc>
          <w:tcPr>
            <w:tcW w:w="3962" w:type="dxa"/>
            <w:shd w:val="clear" w:color="auto" w:fill="99E0F6" w:themeFill="accent2" w:themeFillTint="66"/>
          </w:tcPr>
          <w:p w14:paraId="4273CB66" w14:textId="3EBCFC65" w:rsidR="0019313A" w:rsidRPr="004F44BE" w:rsidRDefault="0019313A" w:rsidP="0019313A">
            <w:pPr>
              <w:cnfStyle w:val="100000000000" w:firstRow="1" w:lastRow="0" w:firstColumn="0" w:lastColumn="0" w:oddVBand="0" w:evenVBand="0" w:oddHBand="0" w:evenHBand="0" w:firstRowFirstColumn="0" w:firstRowLastColumn="0" w:lastRowFirstColumn="0" w:lastRowLastColumn="0"/>
              <w:rPr>
                <w:color w:val="auto"/>
                <w:lang w:val="en-GB"/>
              </w:rPr>
            </w:pPr>
          </w:p>
        </w:tc>
        <w:tc>
          <w:tcPr>
            <w:tcW w:w="2550" w:type="dxa"/>
            <w:shd w:val="clear" w:color="auto" w:fill="99E0F6" w:themeFill="accent2" w:themeFillTint="66"/>
          </w:tcPr>
          <w:p w14:paraId="6F4EED0E" w14:textId="4D383A48" w:rsidR="0019313A" w:rsidRPr="004F44BE" w:rsidRDefault="0019313A" w:rsidP="0019313A">
            <w:pPr>
              <w:cnfStyle w:val="100000000000" w:firstRow="1" w:lastRow="0" w:firstColumn="0" w:lastColumn="0" w:oddVBand="0" w:evenVBand="0" w:oddHBand="0" w:evenHBand="0" w:firstRowFirstColumn="0" w:firstRowLastColumn="0" w:lastRowFirstColumn="0" w:lastRowLastColumn="0"/>
              <w:rPr>
                <w:b w:val="0"/>
                <w:color w:val="auto"/>
                <w:lang w:val="en-GB"/>
              </w:rPr>
            </w:pPr>
          </w:p>
        </w:tc>
      </w:tr>
      <w:tr w:rsidR="0019313A" w14:paraId="23C1B5DD"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29609C76" w14:textId="3898D2A2" w:rsidR="0019313A" w:rsidRDefault="0019313A" w:rsidP="0019313A">
            <w:pPr>
              <w:rPr>
                <w:lang w:val="en-GB"/>
              </w:rPr>
            </w:pPr>
          </w:p>
        </w:tc>
        <w:tc>
          <w:tcPr>
            <w:tcW w:w="2970" w:type="dxa"/>
          </w:tcPr>
          <w:p w14:paraId="7A5F1B27" w14:textId="57B196DE"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2DA1A187" w14:textId="52F596CB"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2550" w:type="dxa"/>
            <w:shd w:val="clear" w:color="auto" w:fill="99E0F6" w:themeFill="accent2" w:themeFillTint="66"/>
          </w:tcPr>
          <w:p w14:paraId="2CBE8359" w14:textId="6E394080"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r>
      <w:tr w:rsidR="0019313A" w14:paraId="7DAA2938"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596AB287" w14:textId="77777777" w:rsidR="0019313A" w:rsidRDefault="0019313A" w:rsidP="0019313A">
            <w:pPr>
              <w:rPr>
                <w:lang w:val="en-GB"/>
              </w:rPr>
            </w:pPr>
          </w:p>
        </w:tc>
        <w:tc>
          <w:tcPr>
            <w:tcW w:w="2970" w:type="dxa"/>
          </w:tcPr>
          <w:p w14:paraId="6D4FDDAD"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2BF8209F" w14:textId="49EF1DEF"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2550" w:type="dxa"/>
            <w:shd w:val="clear" w:color="auto" w:fill="99E0F6" w:themeFill="accent2" w:themeFillTint="66"/>
          </w:tcPr>
          <w:p w14:paraId="69084774" w14:textId="4884C54B"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r>
      <w:tr w:rsidR="0019313A" w14:paraId="4C5E3F90"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03FC41C2" w14:textId="2612C192" w:rsidR="0019313A" w:rsidRDefault="0019313A" w:rsidP="0019313A">
            <w:pPr>
              <w:rPr>
                <w:lang w:val="en-GB"/>
              </w:rPr>
            </w:pPr>
          </w:p>
        </w:tc>
        <w:tc>
          <w:tcPr>
            <w:tcW w:w="2970" w:type="dxa"/>
          </w:tcPr>
          <w:p w14:paraId="7F735F0D" w14:textId="4D71E95F"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0812830B" w14:textId="51C6A28A"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2550" w:type="dxa"/>
            <w:shd w:val="clear" w:color="auto" w:fill="99E0F6" w:themeFill="accent2" w:themeFillTint="66"/>
          </w:tcPr>
          <w:p w14:paraId="4939E049" w14:textId="58434700"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r>
      <w:tr w:rsidR="0019313A" w14:paraId="6738B2B2"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56B9587E" w14:textId="77777777" w:rsidR="0019313A" w:rsidRDefault="0019313A" w:rsidP="0019313A">
            <w:pPr>
              <w:rPr>
                <w:lang w:val="en-GB"/>
              </w:rPr>
            </w:pPr>
          </w:p>
        </w:tc>
        <w:tc>
          <w:tcPr>
            <w:tcW w:w="2970" w:type="dxa"/>
          </w:tcPr>
          <w:p w14:paraId="1F84CA2B"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444C98C8" w14:textId="5123CA6B"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2550" w:type="dxa"/>
            <w:shd w:val="clear" w:color="auto" w:fill="99E0F6" w:themeFill="accent2" w:themeFillTint="66"/>
          </w:tcPr>
          <w:p w14:paraId="498DFD3C" w14:textId="04DD677A"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r>
      <w:tr w:rsidR="0019313A" w14:paraId="51DB634F"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052C56F2" w14:textId="77777777" w:rsidR="0019313A" w:rsidRDefault="0019313A" w:rsidP="0019313A">
            <w:pPr>
              <w:rPr>
                <w:lang w:val="en-GB"/>
              </w:rPr>
            </w:pPr>
          </w:p>
        </w:tc>
        <w:tc>
          <w:tcPr>
            <w:tcW w:w="2970" w:type="dxa"/>
          </w:tcPr>
          <w:p w14:paraId="11103432"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35AF1112" w14:textId="65194FF3"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2550" w:type="dxa"/>
            <w:shd w:val="clear" w:color="auto" w:fill="99E0F6" w:themeFill="accent2" w:themeFillTint="66"/>
          </w:tcPr>
          <w:p w14:paraId="182EAE24" w14:textId="1F3E704F"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r>
      <w:tr w:rsidR="0019313A" w14:paraId="7C3E5B8C"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687DAB6F" w14:textId="77777777" w:rsidR="0019313A" w:rsidRDefault="0019313A" w:rsidP="0019313A">
            <w:pPr>
              <w:rPr>
                <w:lang w:val="en-GB"/>
              </w:rPr>
            </w:pPr>
          </w:p>
        </w:tc>
        <w:tc>
          <w:tcPr>
            <w:tcW w:w="2970" w:type="dxa"/>
          </w:tcPr>
          <w:p w14:paraId="3826A415"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3D717C8A" w14:textId="171CF865"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2550" w:type="dxa"/>
            <w:shd w:val="clear" w:color="auto" w:fill="99E0F6" w:themeFill="accent2" w:themeFillTint="66"/>
          </w:tcPr>
          <w:p w14:paraId="45C39BD7" w14:textId="04BF31FC"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r>
      <w:tr w:rsidR="0019313A" w14:paraId="20E885F3"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7F4AFEE5" w14:textId="77777777" w:rsidR="0019313A" w:rsidRDefault="0019313A" w:rsidP="0019313A">
            <w:pPr>
              <w:rPr>
                <w:lang w:val="en-GB"/>
              </w:rPr>
            </w:pPr>
          </w:p>
        </w:tc>
        <w:tc>
          <w:tcPr>
            <w:tcW w:w="2970" w:type="dxa"/>
          </w:tcPr>
          <w:p w14:paraId="7B218CE7"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5127618B" w14:textId="6BD5352F"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2550" w:type="dxa"/>
            <w:shd w:val="clear" w:color="auto" w:fill="99E0F6" w:themeFill="accent2" w:themeFillTint="66"/>
          </w:tcPr>
          <w:p w14:paraId="6ED5F36D" w14:textId="73614A43"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r>
      <w:tr w:rsidR="0019313A" w14:paraId="139DA311"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13677DBE" w14:textId="77777777" w:rsidR="0019313A" w:rsidRDefault="0019313A" w:rsidP="0019313A">
            <w:pPr>
              <w:rPr>
                <w:lang w:val="en-GB"/>
              </w:rPr>
            </w:pPr>
          </w:p>
        </w:tc>
        <w:tc>
          <w:tcPr>
            <w:tcW w:w="2970" w:type="dxa"/>
          </w:tcPr>
          <w:p w14:paraId="044F99ED"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7CD0B98A" w14:textId="6D664CCC"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2550" w:type="dxa"/>
            <w:shd w:val="clear" w:color="auto" w:fill="99E0F6" w:themeFill="accent2" w:themeFillTint="66"/>
          </w:tcPr>
          <w:p w14:paraId="6E6AD5EC" w14:textId="3C005583"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r>
      <w:tr w:rsidR="0019313A" w14:paraId="67C5975D"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tcBorders>
          </w:tcPr>
          <w:p w14:paraId="21857F0C" w14:textId="77777777" w:rsidR="0019313A" w:rsidRDefault="0019313A" w:rsidP="0019313A">
            <w:pPr>
              <w:rPr>
                <w:lang w:val="en-GB"/>
              </w:rPr>
            </w:pPr>
          </w:p>
        </w:tc>
        <w:tc>
          <w:tcPr>
            <w:tcW w:w="2970" w:type="dxa"/>
          </w:tcPr>
          <w:p w14:paraId="1967A7DC" w14:textId="7777777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389F54C0" w14:textId="089D30B7"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2550" w:type="dxa"/>
            <w:shd w:val="clear" w:color="auto" w:fill="99E0F6" w:themeFill="accent2" w:themeFillTint="66"/>
          </w:tcPr>
          <w:p w14:paraId="53831B92" w14:textId="44345BAE"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r>
      <w:tr w:rsidR="004F44BE" w14:paraId="4052E177" w14:textId="77777777" w:rsidTr="004F44BE">
        <w:tc>
          <w:tcPr>
            <w:cnfStyle w:val="001000000000" w:firstRow="0" w:lastRow="0" w:firstColumn="1" w:lastColumn="0" w:oddVBand="0" w:evenVBand="0" w:oddHBand="0" w:evenHBand="0" w:firstRowFirstColumn="0" w:firstRowLastColumn="0" w:lastRowFirstColumn="0" w:lastRowLastColumn="0"/>
            <w:tcW w:w="715" w:type="dxa"/>
          </w:tcPr>
          <w:p w14:paraId="224CB722" w14:textId="652A07A9" w:rsidR="0019313A" w:rsidRDefault="0019313A" w:rsidP="0019313A">
            <w:pPr>
              <w:rPr>
                <w:lang w:val="en-GB"/>
              </w:rPr>
            </w:pPr>
          </w:p>
        </w:tc>
        <w:tc>
          <w:tcPr>
            <w:tcW w:w="2970" w:type="dxa"/>
          </w:tcPr>
          <w:p w14:paraId="741A5FDA" w14:textId="1874CB31"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32DC197E" w14:textId="116280AD"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c>
          <w:tcPr>
            <w:tcW w:w="2550" w:type="dxa"/>
            <w:shd w:val="clear" w:color="auto" w:fill="99E0F6" w:themeFill="accent2" w:themeFillTint="66"/>
          </w:tcPr>
          <w:p w14:paraId="40CAD4CF" w14:textId="2F32C54B" w:rsidR="0019313A" w:rsidRDefault="0019313A" w:rsidP="0019313A">
            <w:pPr>
              <w:cnfStyle w:val="000000000000" w:firstRow="0" w:lastRow="0" w:firstColumn="0" w:lastColumn="0" w:oddVBand="0" w:evenVBand="0" w:oddHBand="0" w:evenHBand="0" w:firstRowFirstColumn="0" w:firstRowLastColumn="0" w:lastRowFirstColumn="0" w:lastRowLastColumn="0"/>
              <w:rPr>
                <w:lang w:val="en-GB"/>
              </w:rPr>
            </w:pPr>
          </w:p>
        </w:tc>
      </w:tr>
      <w:tr w:rsidR="004F44BE" w14:paraId="333C003A" w14:textId="77777777" w:rsidTr="004F44BE">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tcBorders>
          </w:tcPr>
          <w:p w14:paraId="46A06B05" w14:textId="2FB08A06" w:rsidR="004F44BE" w:rsidRDefault="004F44BE" w:rsidP="004F44BE">
            <w:pPr>
              <w:rPr>
                <w:lang w:val="en-GB"/>
              </w:rPr>
            </w:pPr>
          </w:p>
        </w:tc>
        <w:tc>
          <w:tcPr>
            <w:tcW w:w="2970" w:type="dxa"/>
          </w:tcPr>
          <w:p w14:paraId="13368206" w14:textId="112E138C" w:rsidR="004F44BE" w:rsidRDefault="004F44BE" w:rsidP="004F44BE">
            <w:pPr>
              <w:cnfStyle w:val="000000000000" w:firstRow="0" w:lastRow="0" w:firstColumn="0" w:lastColumn="0" w:oddVBand="0" w:evenVBand="0" w:oddHBand="0" w:evenHBand="0" w:firstRowFirstColumn="0" w:firstRowLastColumn="0" w:lastRowFirstColumn="0" w:lastRowLastColumn="0"/>
              <w:rPr>
                <w:lang w:val="en-GB"/>
              </w:rPr>
            </w:pPr>
          </w:p>
        </w:tc>
        <w:tc>
          <w:tcPr>
            <w:tcW w:w="3962" w:type="dxa"/>
          </w:tcPr>
          <w:p w14:paraId="2D26E68A" w14:textId="0AEF1610" w:rsidR="004F44BE" w:rsidRDefault="004F44BE" w:rsidP="004F44BE">
            <w:pPr>
              <w:cnfStyle w:val="000000000000" w:firstRow="0" w:lastRow="0" w:firstColumn="0" w:lastColumn="0" w:oddVBand="0" w:evenVBand="0" w:oddHBand="0" w:evenHBand="0" w:firstRowFirstColumn="0" w:firstRowLastColumn="0" w:lastRowFirstColumn="0" w:lastRowLastColumn="0"/>
              <w:rPr>
                <w:lang w:val="en-GB"/>
              </w:rPr>
            </w:pPr>
          </w:p>
        </w:tc>
        <w:tc>
          <w:tcPr>
            <w:tcW w:w="2550" w:type="dxa"/>
            <w:shd w:val="clear" w:color="auto" w:fill="99E0F6" w:themeFill="accent2" w:themeFillTint="66"/>
          </w:tcPr>
          <w:p w14:paraId="4867051D" w14:textId="6033B409" w:rsidR="004F44BE" w:rsidRDefault="004F44BE" w:rsidP="004F44BE">
            <w:pPr>
              <w:cnfStyle w:val="000000000000" w:firstRow="0" w:lastRow="0" w:firstColumn="0" w:lastColumn="0" w:oddVBand="0" w:evenVBand="0" w:oddHBand="0" w:evenHBand="0" w:firstRowFirstColumn="0" w:firstRowLastColumn="0" w:lastRowFirstColumn="0" w:lastRowLastColumn="0"/>
              <w:rPr>
                <w:lang w:val="en-GB"/>
              </w:rPr>
            </w:pPr>
          </w:p>
        </w:tc>
      </w:tr>
    </w:tbl>
    <w:p w14:paraId="221068AA" w14:textId="77777777" w:rsidR="0019313A" w:rsidRPr="0019313A" w:rsidRDefault="0019313A" w:rsidP="0019313A">
      <w:pPr>
        <w:rPr>
          <w:lang w:val="en-GB"/>
        </w:rPr>
      </w:pPr>
    </w:p>
    <w:p w14:paraId="3940815C" w14:textId="33CE78C0" w:rsidR="00340435" w:rsidRDefault="0D8E1DC1" w:rsidP="004F44BE">
      <w:pPr>
        <w:pStyle w:val="Heading1"/>
      </w:pPr>
      <w:bookmarkStart w:id="18" w:name="_Toc608715953"/>
      <w:bookmarkStart w:id="19" w:name="_Toc443414270"/>
      <w:r>
        <w:lastRenderedPageBreak/>
        <w:t>System Architecture</w:t>
      </w:r>
      <w:bookmarkEnd w:id="18"/>
      <w:bookmarkEnd w:id="19"/>
    </w:p>
    <w:p w14:paraId="12FB222A" w14:textId="475A5284" w:rsidR="00DC3C7E" w:rsidRDefault="00DC3C7E" w:rsidP="00DC3C7E">
      <w:pPr>
        <w:rPr>
          <w:lang w:val="en-GB"/>
        </w:rPr>
      </w:pPr>
    </w:p>
    <w:p w14:paraId="2EB6AF8F" w14:textId="50C53740" w:rsidR="00DC3C7E" w:rsidRDefault="00DC3C7E" w:rsidP="00DC3C7E">
      <w:pPr>
        <w:rPr>
          <w:rFonts w:cs="Calibri"/>
          <w:sz w:val="22"/>
          <w:lang w:val="en-GB"/>
        </w:rPr>
      </w:pPr>
      <w:r w:rsidRPr="0087630C">
        <w:rPr>
          <w:rFonts w:cs="Calibri"/>
          <w:sz w:val="22"/>
          <w:lang w:val="en-GB"/>
        </w:rPr>
        <w:t xml:space="preserve">The </w:t>
      </w:r>
      <w:r>
        <w:rPr>
          <w:rFonts w:cs="Calibri"/>
          <w:sz w:val="22"/>
          <w:lang w:val="en-GB"/>
        </w:rPr>
        <w:t>below</w:t>
      </w:r>
      <w:r w:rsidRPr="0087630C">
        <w:rPr>
          <w:rFonts w:cs="Calibri"/>
          <w:sz w:val="22"/>
          <w:lang w:val="en-GB"/>
        </w:rPr>
        <w:t xml:space="preserve"> diagram represents the BLE Mesh profile system architecture. The bearer layer defines how network messages are transported between nodes. There are two </w:t>
      </w:r>
      <w:r>
        <w:rPr>
          <w:rFonts w:cs="Calibri"/>
          <w:sz w:val="22"/>
          <w:lang w:val="en-GB"/>
        </w:rPr>
        <w:t xml:space="preserve">Types of </w:t>
      </w:r>
      <w:r w:rsidRPr="0087630C">
        <w:rPr>
          <w:rFonts w:cs="Calibri"/>
          <w:sz w:val="22"/>
          <w:lang w:val="en-GB"/>
        </w:rPr>
        <w:t>bearers defined, the advertising bearer and the GATT bearer. In this document we are focusing on the GATT Bearer.</w:t>
      </w:r>
    </w:p>
    <w:p w14:paraId="5225141C" w14:textId="3B1E4A4B" w:rsidR="001C462D" w:rsidRDefault="001C462D" w:rsidP="00DC3C7E">
      <w:pPr>
        <w:rPr>
          <w:rFonts w:cs="Calibri"/>
          <w:b/>
          <w:bCs/>
          <w:color w:val="3F4245"/>
          <w:sz w:val="51"/>
          <w:szCs w:val="51"/>
        </w:rPr>
      </w:pPr>
    </w:p>
    <w:p w14:paraId="6B3FEFEC" w14:textId="77777777" w:rsidR="00CA3690" w:rsidRDefault="00CA3690" w:rsidP="001C462D">
      <w:pPr>
        <w:jc w:val="center"/>
        <w:rPr>
          <w:rFonts w:cs="Calibri"/>
          <w:b/>
          <w:bCs/>
          <w:color w:val="3F4245"/>
          <w:sz w:val="51"/>
          <w:szCs w:val="51"/>
        </w:rPr>
      </w:pPr>
    </w:p>
    <w:p w14:paraId="2B21988F" w14:textId="2DD552DC" w:rsidR="00340435" w:rsidRDefault="000A2702" w:rsidP="001C462D">
      <w:pPr>
        <w:jc w:val="center"/>
        <w:rPr>
          <w:rFonts w:cs="Calibri"/>
          <w:b/>
          <w:bCs/>
          <w:color w:val="3F4245"/>
          <w:sz w:val="51"/>
          <w:szCs w:val="51"/>
        </w:rPr>
      </w:pPr>
      <w:r>
        <w:rPr>
          <w:rFonts w:cs="Calibri"/>
          <w:b/>
          <w:bCs/>
          <w:noProof/>
          <w:color w:val="3F4245"/>
          <w:sz w:val="51"/>
          <w:szCs w:val="51"/>
        </w:rPr>
        <w:drawing>
          <wp:inline distT="0" distB="0" distL="0" distR="0" wp14:anchorId="6BD8831B" wp14:editId="752B7921">
            <wp:extent cx="4598846" cy="431749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a:stretch>
                      <a:fillRect/>
                    </a:stretch>
                  </pic:blipFill>
                  <pic:spPr>
                    <a:xfrm>
                      <a:off x="0" y="0"/>
                      <a:ext cx="4633267" cy="4349807"/>
                    </a:xfrm>
                    <a:prstGeom prst="rect">
                      <a:avLst/>
                    </a:prstGeom>
                  </pic:spPr>
                </pic:pic>
              </a:graphicData>
            </a:graphic>
          </wp:inline>
        </w:drawing>
      </w:r>
    </w:p>
    <w:p w14:paraId="32332878" w14:textId="09202FEE" w:rsidR="000A2702" w:rsidRDefault="000A2702" w:rsidP="00C5060C">
      <w:pPr>
        <w:rPr>
          <w:rFonts w:ascii="Calibri" w:hAnsi="Calibri" w:cs="Calibri"/>
          <w:sz w:val="22"/>
          <w:lang w:val="en-GB"/>
        </w:rPr>
      </w:pPr>
      <w:bookmarkStart w:id="20" w:name="_Toc139863292"/>
      <w:bookmarkStart w:id="21" w:name="_Toc216461139"/>
    </w:p>
    <w:p w14:paraId="32DB6B2B" w14:textId="26AB22D2" w:rsidR="00451213" w:rsidRDefault="00451213" w:rsidP="00C5060C">
      <w:pPr>
        <w:rPr>
          <w:rFonts w:ascii="Calibri" w:hAnsi="Calibri" w:cs="Calibri"/>
          <w:sz w:val="22"/>
          <w:lang w:val="en-GB"/>
        </w:rPr>
      </w:pPr>
    </w:p>
    <w:p w14:paraId="0E638FBC" w14:textId="1C8DD0AD" w:rsidR="00451213" w:rsidRDefault="00451213" w:rsidP="00C5060C">
      <w:pPr>
        <w:rPr>
          <w:rFonts w:ascii="Calibri" w:hAnsi="Calibri" w:cs="Calibri"/>
          <w:sz w:val="22"/>
          <w:lang w:val="en-GB"/>
        </w:rPr>
      </w:pPr>
    </w:p>
    <w:p w14:paraId="078B4B3A" w14:textId="05D1A366" w:rsidR="00451213" w:rsidRDefault="00451213" w:rsidP="00C5060C">
      <w:pPr>
        <w:rPr>
          <w:rFonts w:ascii="Calibri" w:hAnsi="Calibri" w:cs="Calibri"/>
          <w:sz w:val="22"/>
          <w:lang w:val="en-GB"/>
        </w:rPr>
      </w:pPr>
    </w:p>
    <w:p w14:paraId="567643CA" w14:textId="12137E04" w:rsidR="00451213" w:rsidRDefault="00451213" w:rsidP="00C5060C">
      <w:pPr>
        <w:rPr>
          <w:rFonts w:ascii="Calibri" w:hAnsi="Calibri" w:cs="Calibri"/>
          <w:sz w:val="22"/>
          <w:lang w:val="en-GB"/>
        </w:rPr>
      </w:pPr>
    </w:p>
    <w:p w14:paraId="10D62CEF" w14:textId="03867943" w:rsidR="00451213" w:rsidRDefault="00451213" w:rsidP="00C5060C">
      <w:pPr>
        <w:rPr>
          <w:rFonts w:ascii="Calibri" w:hAnsi="Calibri" w:cs="Calibri"/>
          <w:sz w:val="22"/>
          <w:lang w:val="en-GB"/>
        </w:rPr>
      </w:pPr>
    </w:p>
    <w:p w14:paraId="58E6A7CD" w14:textId="23C0409C" w:rsidR="00451213" w:rsidRDefault="00451213" w:rsidP="00C5060C">
      <w:pPr>
        <w:rPr>
          <w:rFonts w:ascii="Calibri" w:hAnsi="Calibri" w:cs="Calibri"/>
          <w:sz w:val="22"/>
          <w:lang w:val="en-GB"/>
        </w:rPr>
      </w:pPr>
    </w:p>
    <w:p w14:paraId="1D02867F" w14:textId="77777777" w:rsidR="00383CBB" w:rsidRDefault="00383CBB" w:rsidP="000A2702">
      <w:pPr>
        <w:rPr>
          <w:rFonts w:cs="Calibri"/>
          <w:sz w:val="22"/>
          <w:lang w:val="en-GB"/>
        </w:rPr>
      </w:pPr>
    </w:p>
    <w:p w14:paraId="21936640" w14:textId="6D317280" w:rsidR="00116460" w:rsidRPr="008D29B3" w:rsidRDefault="00116460" w:rsidP="000A2702">
      <w:pPr>
        <w:rPr>
          <w:rFonts w:cs="Calibri"/>
          <w:b/>
          <w:bCs/>
          <w:sz w:val="28"/>
          <w:szCs w:val="28"/>
          <w:lang w:val="en-GB"/>
        </w:rPr>
      </w:pPr>
      <w:r w:rsidRPr="008D29B3">
        <w:rPr>
          <w:rFonts w:cs="Calibri"/>
          <w:b/>
          <w:bCs/>
          <w:sz w:val="28"/>
          <w:szCs w:val="28"/>
          <w:lang w:val="en-GB"/>
        </w:rPr>
        <w:lastRenderedPageBreak/>
        <w:t>GATT BEARER</w:t>
      </w:r>
    </w:p>
    <w:p w14:paraId="27D43297" w14:textId="0CEFA1C3" w:rsidR="00A04EB4" w:rsidRPr="0087630C" w:rsidRDefault="00A04EB4" w:rsidP="000A2702">
      <w:pPr>
        <w:rPr>
          <w:rFonts w:cs="Calibri"/>
          <w:sz w:val="22"/>
          <w:lang w:val="en-GB"/>
        </w:rPr>
      </w:pPr>
      <w:r w:rsidRPr="0087630C">
        <w:rPr>
          <w:rFonts w:cs="Calibri"/>
          <w:sz w:val="22"/>
          <w:lang w:val="en-GB"/>
        </w:rPr>
        <w:t>The GATT bearer is provided to enable devices that are not capable of supporting the advertising bearer to participate in a mesh network. The GATT bearer uses the Proxy protocol to transmit and receive Proxy PDUs between two devices over a GATT connection.</w:t>
      </w:r>
    </w:p>
    <w:p w14:paraId="32A4EA05" w14:textId="77777777" w:rsidR="00DC3C7E" w:rsidRDefault="00DC3C7E" w:rsidP="000A2702">
      <w:pPr>
        <w:rPr>
          <w:sz w:val="22"/>
        </w:rPr>
      </w:pPr>
    </w:p>
    <w:p w14:paraId="7C92836C" w14:textId="5FA406C7" w:rsidR="008D29B3" w:rsidRDefault="00A04EB4" w:rsidP="000A2702">
      <w:pPr>
        <w:rPr>
          <w:sz w:val="22"/>
        </w:rPr>
      </w:pPr>
      <w:r w:rsidRPr="0087630C">
        <w:rPr>
          <w:sz w:val="22"/>
        </w:rPr>
        <w:t>The GATT bearer defines two roles</w:t>
      </w:r>
      <w:r w:rsidR="008D29B3">
        <w:rPr>
          <w:sz w:val="22"/>
        </w:rPr>
        <w:t>,</w:t>
      </w:r>
    </w:p>
    <w:p w14:paraId="5250E29C" w14:textId="77777777" w:rsidR="008D29B3" w:rsidRDefault="00A04EB4" w:rsidP="008D29B3">
      <w:pPr>
        <w:pStyle w:val="ListParagraph"/>
        <w:numPr>
          <w:ilvl w:val="0"/>
          <w:numId w:val="30"/>
        </w:numPr>
      </w:pPr>
      <w:r w:rsidRPr="008D29B3">
        <w:t xml:space="preserve">GATT Bearer Client </w:t>
      </w:r>
    </w:p>
    <w:p w14:paraId="6BEA0E72" w14:textId="04124D8C" w:rsidR="00A04EB4" w:rsidRPr="008D29B3" w:rsidRDefault="00A04EB4" w:rsidP="008D29B3">
      <w:pPr>
        <w:pStyle w:val="ListParagraph"/>
        <w:numPr>
          <w:ilvl w:val="0"/>
          <w:numId w:val="30"/>
        </w:numPr>
      </w:pPr>
      <w:r w:rsidRPr="008D29B3">
        <w:t>GATT Bearer Server</w:t>
      </w:r>
    </w:p>
    <w:p w14:paraId="7B9E2161" w14:textId="77777777" w:rsidR="008D29B3" w:rsidRDefault="008D29B3" w:rsidP="000A2702">
      <w:pPr>
        <w:rPr>
          <w:rFonts w:cs="Calibri"/>
          <w:sz w:val="22"/>
          <w:lang w:val="en-GB"/>
        </w:rPr>
      </w:pPr>
    </w:p>
    <w:p w14:paraId="73C2F761" w14:textId="1684B19A" w:rsidR="0049179C" w:rsidRPr="0087630C" w:rsidRDefault="0049179C" w:rsidP="000A2702">
      <w:pPr>
        <w:rPr>
          <w:rFonts w:cs="Calibri"/>
          <w:sz w:val="22"/>
          <w:lang w:val="en-GB"/>
        </w:rPr>
      </w:pPr>
      <w:r w:rsidRPr="0087630C">
        <w:rPr>
          <w:rFonts w:cs="Calibri"/>
          <w:sz w:val="22"/>
          <w:lang w:val="en-GB"/>
        </w:rPr>
        <w:t>It defines two GATT-based services</w:t>
      </w:r>
      <w:r w:rsidR="008D29B3">
        <w:rPr>
          <w:rFonts w:cs="Calibri"/>
          <w:sz w:val="22"/>
          <w:lang w:val="en-GB"/>
        </w:rPr>
        <w:t>,</w:t>
      </w:r>
    </w:p>
    <w:p w14:paraId="103FC659" w14:textId="0755FBE7" w:rsidR="00116460" w:rsidRPr="008D29B3" w:rsidRDefault="008D29B3" w:rsidP="008D29B3">
      <w:pPr>
        <w:pStyle w:val="ListParagraph"/>
        <w:numPr>
          <w:ilvl w:val="0"/>
          <w:numId w:val="27"/>
        </w:numPr>
        <w:rPr>
          <w:rFonts w:cs="Calibri"/>
          <w:b/>
          <w:bCs/>
          <w:lang w:val="en-GB"/>
        </w:rPr>
      </w:pPr>
      <w:r>
        <w:rPr>
          <w:rFonts w:cs="Calibri"/>
          <w:b/>
          <w:bCs/>
          <w:lang w:val="en-GB"/>
        </w:rPr>
        <w:t>T</w:t>
      </w:r>
      <w:r w:rsidR="0049179C" w:rsidRPr="008D29B3">
        <w:rPr>
          <w:rFonts w:cs="Calibri"/>
          <w:b/>
          <w:bCs/>
          <w:lang w:val="en-GB"/>
        </w:rPr>
        <w:t>he Mesh Provisioning Servic</w:t>
      </w:r>
      <w:r w:rsidRPr="008D29B3">
        <w:rPr>
          <w:rFonts w:cs="Calibri"/>
          <w:b/>
          <w:bCs/>
          <w:lang w:val="en-GB"/>
        </w:rPr>
        <w:t>e</w:t>
      </w:r>
    </w:p>
    <w:p w14:paraId="6073D668" w14:textId="77777777" w:rsidR="00116460" w:rsidRPr="0087630C" w:rsidRDefault="00116460" w:rsidP="008D29B3">
      <w:pPr>
        <w:ind w:left="720"/>
        <w:rPr>
          <w:rFonts w:cs="Calibri"/>
          <w:sz w:val="22"/>
          <w:lang w:val="en-GB"/>
        </w:rPr>
      </w:pPr>
      <w:r w:rsidRPr="0087630C">
        <w:rPr>
          <w:rFonts w:cs="Calibri"/>
          <w:sz w:val="22"/>
          <w:lang w:val="en-GB"/>
        </w:rPr>
        <w:t>The Mesh Provisioning Service shall be instantiated as a Primary Service.</w:t>
      </w:r>
    </w:p>
    <w:p w14:paraId="70C569AC" w14:textId="79A8ECCA" w:rsidR="00116460" w:rsidRPr="0087630C" w:rsidRDefault="00116460" w:rsidP="008D29B3">
      <w:pPr>
        <w:ind w:left="720"/>
        <w:rPr>
          <w:rFonts w:cs="Calibri"/>
          <w:sz w:val="22"/>
          <w:lang w:val="en-GB"/>
        </w:rPr>
      </w:pPr>
      <w:r w:rsidRPr="0087630C">
        <w:rPr>
          <w:rFonts w:cs="Calibri"/>
          <w:sz w:val="22"/>
          <w:lang w:val="en-GB"/>
        </w:rPr>
        <w:t>The Service UUID shall be set to Mesh Provisioning Service.</w:t>
      </w:r>
    </w:p>
    <w:p w14:paraId="33B0CD72" w14:textId="5EDB65C5" w:rsidR="0049179C" w:rsidRPr="0087630C" w:rsidRDefault="00D4092B" w:rsidP="008D29B3">
      <w:pPr>
        <w:ind w:left="720"/>
        <w:rPr>
          <w:rFonts w:cs="Calibri"/>
          <w:sz w:val="22"/>
          <w:lang w:val="en-GB"/>
        </w:rPr>
      </w:pPr>
      <w:r w:rsidRPr="0087630C">
        <w:rPr>
          <w:rFonts w:cs="Calibri"/>
          <w:sz w:val="22"/>
          <w:lang w:val="en-GB"/>
        </w:rPr>
        <w:t xml:space="preserve">It </w:t>
      </w:r>
      <w:r w:rsidR="0049179C" w:rsidRPr="0087630C">
        <w:rPr>
          <w:rFonts w:cs="Calibri"/>
          <w:sz w:val="22"/>
          <w:lang w:val="en-GB"/>
        </w:rPr>
        <w:t>allows a Provisioning Client to provision a Provisioning Server to allow it to participate in the mesh network.</w:t>
      </w:r>
    </w:p>
    <w:p w14:paraId="509F5EAF" w14:textId="0D004D59" w:rsidR="00DC3C7E" w:rsidRPr="0087630C" w:rsidRDefault="0049179C" w:rsidP="00DC3C7E">
      <w:pPr>
        <w:ind w:left="720"/>
        <w:rPr>
          <w:rFonts w:cs="Calibri"/>
          <w:sz w:val="22"/>
          <w:lang w:val="en-GB"/>
        </w:rPr>
      </w:pPr>
      <w:r w:rsidRPr="0087630C">
        <w:rPr>
          <w:rFonts w:cs="Calibri"/>
          <w:sz w:val="22"/>
          <w:lang w:val="en-GB"/>
        </w:rPr>
        <w:t>A provisioning bearer layer enables the transportation of Provisioning PDUs between a Provisioner and</w:t>
      </w:r>
      <w:r w:rsidR="00116460">
        <w:rPr>
          <w:rFonts w:cs="Calibri"/>
          <w:sz w:val="22"/>
          <w:lang w:val="en-GB"/>
        </w:rPr>
        <w:t xml:space="preserve"> </w:t>
      </w:r>
      <w:r w:rsidRPr="0087630C">
        <w:rPr>
          <w:rFonts w:cs="Calibri"/>
          <w:sz w:val="22"/>
          <w:lang w:val="en-GB"/>
        </w:rPr>
        <w:t>an unprovisioned device.</w:t>
      </w:r>
      <w:r w:rsidRPr="0087630C">
        <w:rPr>
          <w:sz w:val="22"/>
        </w:rPr>
        <w:t xml:space="preserve"> </w:t>
      </w:r>
      <w:r w:rsidRPr="0087630C">
        <w:rPr>
          <w:rFonts w:cs="Calibri"/>
          <w:sz w:val="22"/>
          <w:lang w:val="en-GB"/>
        </w:rPr>
        <w:t>PB-GATT is a provisioning bearer used to provision a device using Proxy PDUs to</w:t>
      </w:r>
      <w:r w:rsidR="00116460">
        <w:rPr>
          <w:rFonts w:cs="Calibri"/>
          <w:sz w:val="22"/>
          <w:lang w:val="en-GB"/>
        </w:rPr>
        <w:t xml:space="preserve"> </w:t>
      </w:r>
      <w:r w:rsidRPr="0087630C">
        <w:rPr>
          <w:rFonts w:cs="Calibri"/>
          <w:sz w:val="22"/>
          <w:lang w:val="en-GB"/>
        </w:rPr>
        <w:t>encapsulate Provisioning PDUs within the Mesh Provisioning Service.</w:t>
      </w:r>
    </w:p>
    <w:p w14:paraId="324F9EFA" w14:textId="77777777" w:rsidR="008D29B3" w:rsidRDefault="00867385" w:rsidP="008D29B3">
      <w:pPr>
        <w:ind w:firstLine="720"/>
        <w:rPr>
          <w:rFonts w:cs="Calibri"/>
          <w:sz w:val="22"/>
          <w:lang w:val="en-GB"/>
        </w:rPr>
      </w:pPr>
      <w:r w:rsidRPr="0087630C">
        <w:rPr>
          <w:rFonts w:cs="Calibri"/>
          <w:sz w:val="22"/>
          <w:lang w:val="en-GB"/>
        </w:rPr>
        <w:t>Mesh Provisioning has two characteristics</w:t>
      </w:r>
      <w:r w:rsidR="008D29B3">
        <w:rPr>
          <w:rFonts w:cs="Calibri"/>
          <w:sz w:val="22"/>
          <w:lang w:val="en-GB"/>
        </w:rPr>
        <w:t>,</w:t>
      </w:r>
    </w:p>
    <w:p w14:paraId="27ABFE1A" w14:textId="1034346F" w:rsidR="00867385" w:rsidRPr="008D29B3" w:rsidRDefault="00867385" w:rsidP="008D29B3">
      <w:pPr>
        <w:pStyle w:val="ListParagraph"/>
        <w:numPr>
          <w:ilvl w:val="0"/>
          <w:numId w:val="32"/>
        </w:numPr>
        <w:rPr>
          <w:rFonts w:cs="Calibri"/>
          <w:b/>
          <w:bCs/>
          <w:lang w:val="en-GB"/>
        </w:rPr>
      </w:pPr>
      <w:r w:rsidRPr="008D29B3">
        <w:rPr>
          <w:rFonts w:cs="Calibri"/>
          <w:b/>
          <w:bCs/>
          <w:lang w:val="en-GB"/>
        </w:rPr>
        <w:t>Mesh Provisioning Data In characteristic</w:t>
      </w:r>
    </w:p>
    <w:p w14:paraId="4468304E" w14:textId="77777777" w:rsidR="00867385" w:rsidRPr="0087630C" w:rsidRDefault="00867385" w:rsidP="008D29B3">
      <w:pPr>
        <w:ind w:left="1440"/>
        <w:rPr>
          <w:rFonts w:cs="Calibri"/>
          <w:sz w:val="22"/>
          <w:lang w:val="en-GB"/>
        </w:rPr>
      </w:pPr>
      <w:r w:rsidRPr="0087630C">
        <w:rPr>
          <w:rFonts w:cs="Calibri"/>
          <w:sz w:val="22"/>
          <w:lang w:val="en-GB"/>
        </w:rPr>
        <w:t>The Mesh Provisioning Data In characteristic can be written to send a Proxy PDU message containing Provisioning PDU to the Provisioning Server.</w:t>
      </w:r>
    </w:p>
    <w:p w14:paraId="4D46BB6D" w14:textId="3DCC4557" w:rsidR="00B52D7A" w:rsidRDefault="00867385" w:rsidP="008D29B3">
      <w:pPr>
        <w:ind w:left="1440"/>
        <w:rPr>
          <w:rFonts w:cs="Calibri"/>
          <w:sz w:val="22"/>
          <w:lang w:val="en-GB"/>
        </w:rPr>
      </w:pPr>
      <w:r w:rsidRPr="0087630C">
        <w:rPr>
          <w:rFonts w:cs="Calibri"/>
          <w:sz w:val="22"/>
          <w:lang w:val="en-GB"/>
        </w:rPr>
        <w:t>The Mesh Provisioning Data In characteristic is identified using the UUID Mesh Provisioning Data In.</w:t>
      </w:r>
    </w:p>
    <w:p w14:paraId="608CEB3A" w14:textId="3DC7C9EC" w:rsidR="008D29B3" w:rsidRPr="008D29B3" w:rsidRDefault="008D29B3" w:rsidP="008D29B3">
      <w:pPr>
        <w:pStyle w:val="ListParagraph"/>
        <w:numPr>
          <w:ilvl w:val="0"/>
          <w:numId w:val="32"/>
        </w:numPr>
        <w:rPr>
          <w:rFonts w:cs="Calibri"/>
          <w:b/>
          <w:bCs/>
          <w:lang w:val="en-GB"/>
        </w:rPr>
      </w:pPr>
      <w:r w:rsidRPr="008D29B3">
        <w:rPr>
          <w:rFonts w:cs="Calibri"/>
          <w:b/>
          <w:bCs/>
          <w:lang w:val="en-GB"/>
        </w:rPr>
        <w:t>Mesh Provisioning Data Out characteristic</w:t>
      </w:r>
    </w:p>
    <w:p w14:paraId="1BF233F5" w14:textId="77777777" w:rsidR="00B52D7A" w:rsidRPr="0087630C" w:rsidRDefault="00B52D7A" w:rsidP="008D29B3">
      <w:pPr>
        <w:ind w:left="1440"/>
        <w:rPr>
          <w:rFonts w:cs="Calibri"/>
          <w:sz w:val="22"/>
          <w:lang w:val="en-GB"/>
        </w:rPr>
      </w:pPr>
      <w:r w:rsidRPr="0087630C">
        <w:rPr>
          <w:rFonts w:cs="Calibri"/>
          <w:sz w:val="22"/>
          <w:lang w:val="en-GB"/>
        </w:rPr>
        <w:t>The Mesh Provisioning Data Out characteristic can be notified to send a Proxy PDU message containing Provisioning PDU from a Provisioning Server to a Provisioning Client.</w:t>
      </w:r>
    </w:p>
    <w:p w14:paraId="2D9A0EBF" w14:textId="0CAAB76E" w:rsidR="004C72CB" w:rsidRDefault="00B52D7A" w:rsidP="004C72CB">
      <w:pPr>
        <w:ind w:left="1440"/>
        <w:rPr>
          <w:rFonts w:cs="Calibri"/>
          <w:sz w:val="22"/>
          <w:lang w:val="en-GB"/>
        </w:rPr>
      </w:pPr>
      <w:r w:rsidRPr="0087630C">
        <w:rPr>
          <w:rFonts w:cs="Calibri"/>
          <w:sz w:val="22"/>
          <w:lang w:val="en-GB"/>
        </w:rPr>
        <w:t>The Mesh Provisioning Data Out characteristic is identified using the UUID Mesh Provisioning Data Out</w:t>
      </w:r>
      <w:r w:rsidR="004C72CB">
        <w:rPr>
          <w:rFonts w:cs="Calibri"/>
          <w:sz w:val="22"/>
          <w:lang w:val="en-GB"/>
        </w:rPr>
        <w:t>.</w:t>
      </w:r>
    </w:p>
    <w:p w14:paraId="0C4BA319" w14:textId="4CBCA908" w:rsidR="00DE068C" w:rsidRDefault="00DE068C" w:rsidP="004C72CB">
      <w:pPr>
        <w:ind w:left="1440"/>
        <w:rPr>
          <w:rFonts w:cs="Calibri"/>
          <w:sz w:val="22"/>
          <w:lang w:val="en-GB"/>
        </w:rPr>
      </w:pPr>
    </w:p>
    <w:p w14:paraId="7CAD8586" w14:textId="27E85BEB" w:rsidR="00DE068C" w:rsidRDefault="00DE068C" w:rsidP="004C72CB">
      <w:pPr>
        <w:ind w:left="1440"/>
        <w:rPr>
          <w:rFonts w:cs="Calibri"/>
          <w:sz w:val="22"/>
          <w:lang w:val="en-GB"/>
        </w:rPr>
      </w:pPr>
    </w:p>
    <w:p w14:paraId="181B1220" w14:textId="6193219A" w:rsidR="00DE068C" w:rsidRDefault="00DE068C" w:rsidP="004C72CB">
      <w:pPr>
        <w:ind w:left="1440"/>
        <w:rPr>
          <w:rFonts w:cs="Calibri"/>
          <w:sz w:val="22"/>
          <w:lang w:val="en-GB"/>
        </w:rPr>
      </w:pPr>
    </w:p>
    <w:p w14:paraId="647CF1D3" w14:textId="28562689" w:rsidR="00DE068C" w:rsidRDefault="00DE068C" w:rsidP="004C72CB">
      <w:pPr>
        <w:ind w:left="1440"/>
        <w:rPr>
          <w:rFonts w:cs="Calibri"/>
          <w:sz w:val="22"/>
          <w:lang w:val="en-GB"/>
        </w:rPr>
      </w:pPr>
    </w:p>
    <w:p w14:paraId="0C112B6B" w14:textId="7BB2809A" w:rsidR="00DE068C" w:rsidRDefault="00DE068C" w:rsidP="004C72CB">
      <w:pPr>
        <w:ind w:left="1440"/>
        <w:rPr>
          <w:rFonts w:cs="Calibri"/>
          <w:sz w:val="22"/>
          <w:lang w:val="en-GB"/>
        </w:rPr>
      </w:pPr>
    </w:p>
    <w:p w14:paraId="09FC9C65" w14:textId="04EE827E" w:rsidR="00DC3C7E" w:rsidRDefault="00DC3C7E" w:rsidP="004C72CB">
      <w:pPr>
        <w:ind w:left="1440"/>
        <w:rPr>
          <w:rFonts w:cs="Calibri"/>
          <w:sz w:val="22"/>
          <w:lang w:val="en-GB"/>
        </w:rPr>
      </w:pPr>
    </w:p>
    <w:p w14:paraId="4D10D2C5" w14:textId="77777777" w:rsidR="00383CBB" w:rsidRDefault="00383CBB" w:rsidP="004C72CB">
      <w:pPr>
        <w:ind w:left="1440"/>
        <w:rPr>
          <w:rFonts w:cs="Calibri"/>
          <w:sz w:val="22"/>
          <w:lang w:val="en-GB"/>
        </w:rPr>
      </w:pPr>
    </w:p>
    <w:p w14:paraId="4F234C8E" w14:textId="77777777" w:rsidR="00DC3C7E" w:rsidRDefault="00DC3C7E" w:rsidP="004C72CB">
      <w:pPr>
        <w:ind w:left="1440"/>
        <w:rPr>
          <w:rFonts w:cs="Calibri"/>
          <w:sz w:val="22"/>
          <w:lang w:val="en-GB"/>
        </w:rPr>
      </w:pPr>
    </w:p>
    <w:p w14:paraId="2F88653A" w14:textId="77777777" w:rsidR="00DE068C" w:rsidRPr="008D29B3" w:rsidRDefault="00DE068C" w:rsidP="00DE068C">
      <w:pPr>
        <w:pStyle w:val="ListParagraph"/>
        <w:numPr>
          <w:ilvl w:val="0"/>
          <w:numId w:val="27"/>
        </w:numPr>
        <w:rPr>
          <w:rFonts w:cs="Calibri"/>
          <w:b/>
          <w:bCs/>
          <w:lang w:val="en-GB"/>
        </w:rPr>
      </w:pPr>
      <w:r w:rsidRPr="008D29B3">
        <w:rPr>
          <w:rFonts w:cs="Calibri"/>
          <w:b/>
          <w:bCs/>
          <w:lang w:val="en-GB"/>
        </w:rPr>
        <w:lastRenderedPageBreak/>
        <w:t>Mesh proxy service</w:t>
      </w:r>
    </w:p>
    <w:p w14:paraId="1EA033F8" w14:textId="77777777" w:rsidR="00DE068C" w:rsidRPr="0087630C" w:rsidRDefault="00DE068C" w:rsidP="00DE068C">
      <w:pPr>
        <w:ind w:left="720"/>
        <w:rPr>
          <w:rFonts w:cs="Calibri"/>
          <w:sz w:val="22"/>
          <w:lang w:val="en-GB"/>
        </w:rPr>
      </w:pPr>
      <w:r w:rsidRPr="0087630C">
        <w:rPr>
          <w:rFonts w:cs="Calibri"/>
          <w:sz w:val="22"/>
          <w:lang w:val="en-GB"/>
        </w:rPr>
        <w:t>The Mesh Proxy Service shall be instantiated as a Primary Service.</w:t>
      </w:r>
    </w:p>
    <w:p w14:paraId="02F67907" w14:textId="77777777" w:rsidR="00DE068C" w:rsidRDefault="00DE068C" w:rsidP="00DE068C">
      <w:pPr>
        <w:ind w:left="720"/>
        <w:rPr>
          <w:rFonts w:cs="Calibri"/>
          <w:sz w:val="22"/>
          <w:lang w:val="en-GB"/>
        </w:rPr>
      </w:pPr>
      <w:r w:rsidRPr="0087630C">
        <w:rPr>
          <w:rFonts w:cs="Calibri"/>
          <w:sz w:val="22"/>
          <w:lang w:val="en-GB"/>
        </w:rPr>
        <w:t>The Service UUID shall be set to Mesh Proxy Service.</w:t>
      </w:r>
    </w:p>
    <w:p w14:paraId="448DC368" w14:textId="77777777" w:rsidR="00DE068C" w:rsidRPr="0087630C" w:rsidRDefault="00DE068C" w:rsidP="00DE068C">
      <w:pPr>
        <w:ind w:left="720"/>
        <w:rPr>
          <w:rFonts w:cs="Calibri"/>
          <w:sz w:val="22"/>
          <w:lang w:val="en-GB"/>
        </w:rPr>
      </w:pPr>
      <w:r w:rsidRPr="0087630C">
        <w:rPr>
          <w:rFonts w:cs="Calibri"/>
          <w:sz w:val="22"/>
          <w:lang w:val="en-GB"/>
        </w:rPr>
        <w:t>The Mesh Proxy Service is used to enable a server to send and receive Proxy PDUs with a client.</w:t>
      </w:r>
    </w:p>
    <w:p w14:paraId="0D8E39AA" w14:textId="77777777" w:rsidR="00DE068C" w:rsidRDefault="00DE068C" w:rsidP="00DE068C">
      <w:pPr>
        <w:pStyle w:val="Default"/>
        <w:ind w:left="720"/>
        <w:rPr>
          <w:rFonts w:asciiTheme="minorHAnsi" w:hAnsiTheme="minorHAnsi" w:cs="Calibri"/>
          <w:sz w:val="22"/>
          <w:szCs w:val="22"/>
          <w:lang w:val="en-GB"/>
        </w:rPr>
      </w:pPr>
      <w:r w:rsidRPr="0087630C">
        <w:rPr>
          <w:rFonts w:asciiTheme="minorHAnsi" w:hAnsiTheme="minorHAnsi" w:cs="Calibri"/>
          <w:sz w:val="22"/>
          <w:szCs w:val="22"/>
          <w:lang w:val="en-GB"/>
        </w:rPr>
        <w:t>Mesh Proxy has two characteristics</w:t>
      </w:r>
      <w:r>
        <w:rPr>
          <w:rFonts w:asciiTheme="minorHAnsi" w:hAnsiTheme="minorHAnsi" w:cs="Calibri"/>
          <w:sz w:val="22"/>
          <w:szCs w:val="22"/>
          <w:lang w:val="en-GB"/>
        </w:rPr>
        <w:t>,</w:t>
      </w:r>
    </w:p>
    <w:p w14:paraId="2446E0D0" w14:textId="77777777" w:rsidR="00DE068C" w:rsidRDefault="00DE068C" w:rsidP="00DE068C">
      <w:pPr>
        <w:pStyle w:val="Default"/>
        <w:ind w:left="720"/>
        <w:rPr>
          <w:rFonts w:asciiTheme="minorHAnsi" w:hAnsiTheme="minorHAnsi" w:cs="Calibri"/>
          <w:sz w:val="22"/>
          <w:szCs w:val="22"/>
          <w:lang w:val="en-GB"/>
        </w:rPr>
      </w:pPr>
    </w:p>
    <w:p w14:paraId="4E2B4BED" w14:textId="77777777" w:rsidR="00DE068C" w:rsidRPr="008D29B3" w:rsidRDefault="00DE068C" w:rsidP="00DE068C">
      <w:pPr>
        <w:pStyle w:val="Default"/>
        <w:numPr>
          <w:ilvl w:val="0"/>
          <w:numId w:val="32"/>
        </w:numPr>
        <w:rPr>
          <w:rFonts w:asciiTheme="minorHAnsi" w:hAnsiTheme="minorHAnsi" w:cs="Calibri"/>
          <w:b/>
          <w:bCs/>
          <w:sz w:val="22"/>
          <w:szCs w:val="22"/>
          <w:lang w:val="en-GB"/>
        </w:rPr>
      </w:pPr>
      <w:r w:rsidRPr="008D29B3">
        <w:rPr>
          <w:rFonts w:asciiTheme="minorHAnsi" w:hAnsiTheme="minorHAnsi"/>
          <w:b/>
          <w:bCs/>
          <w:color w:val="2E2E2E"/>
          <w:sz w:val="22"/>
          <w:szCs w:val="22"/>
        </w:rPr>
        <w:t>Mesh Proxy Data In</w:t>
      </w:r>
    </w:p>
    <w:p w14:paraId="6E0C9E0F" w14:textId="77777777" w:rsidR="00DE068C" w:rsidRPr="0087630C" w:rsidRDefault="00DE068C" w:rsidP="00DE068C">
      <w:pPr>
        <w:pStyle w:val="Default"/>
        <w:ind w:left="1440"/>
        <w:rPr>
          <w:rFonts w:asciiTheme="minorHAnsi" w:hAnsiTheme="minorHAnsi" w:cs="Calibri"/>
          <w:sz w:val="22"/>
          <w:szCs w:val="22"/>
          <w:lang w:val="en-GB"/>
        </w:rPr>
      </w:pPr>
      <w:r w:rsidRPr="0087630C">
        <w:rPr>
          <w:rFonts w:asciiTheme="minorHAnsi" w:hAnsiTheme="minorHAnsi" w:cs="Calibri"/>
          <w:sz w:val="22"/>
          <w:szCs w:val="22"/>
          <w:lang w:val="en-GB"/>
        </w:rPr>
        <w:t>The Mesh Proxy Data In characteristic is used by the client to send Proxy PDUs to the server.</w:t>
      </w:r>
    </w:p>
    <w:p w14:paraId="751892EB" w14:textId="77777777" w:rsidR="00DE068C" w:rsidRDefault="00DE068C" w:rsidP="00DE068C">
      <w:pPr>
        <w:pStyle w:val="Default"/>
        <w:ind w:left="1440"/>
        <w:rPr>
          <w:rFonts w:asciiTheme="minorHAnsi" w:hAnsiTheme="minorHAnsi" w:cs="Calibri"/>
          <w:sz w:val="22"/>
          <w:szCs w:val="22"/>
          <w:lang w:val="en-GB"/>
        </w:rPr>
      </w:pPr>
      <w:r w:rsidRPr="0087630C">
        <w:rPr>
          <w:rFonts w:asciiTheme="minorHAnsi" w:hAnsiTheme="minorHAnsi" w:cs="Calibri"/>
          <w:sz w:val="22"/>
          <w:szCs w:val="22"/>
          <w:lang w:val="en-GB"/>
        </w:rPr>
        <w:t>The Mesh Proxy Data In characteristic is identified using the UUID Mesh Proxy Data In.</w:t>
      </w:r>
    </w:p>
    <w:p w14:paraId="4AC929BF" w14:textId="77777777" w:rsidR="00DE068C" w:rsidRDefault="00DE068C" w:rsidP="00DE068C">
      <w:pPr>
        <w:pStyle w:val="Default"/>
        <w:ind w:left="1440"/>
        <w:rPr>
          <w:rFonts w:asciiTheme="minorHAnsi" w:hAnsiTheme="minorHAnsi" w:cs="Calibri"/>
          <w:sz w:val="22"/>
          <w:szCs w:val="22"/>
          <w:lang w:val="en-GB"/>
        </w:rPr>
      </w:pPr>
    </w:p>
    <w:p w14:paraId="22535F47" w14:textId="77777777" w:rsidR="00DE068C" w:rsidRPr="008D29B3" w:rsidRDefault="00DE068C" w:rsidP="00DE068C">
      <w:pPr>
        <w:pStyle w:val="Default"/>
        <w:numPr>
          <w:ilvl w:val="0"/>
          <w:numId w:val="32"/>
        </w:numPr>
        <w:rPr>
          <w:rFonts w:asciiTheme="minorHAnsi" w:hAnsiTheme="minorHAnsi" w:cs="Calibri"/>
          <w:b/>
          <w:bCs/>
          <w:sz w:val="22"/>
          <w:szCs w:val="22"/>
          <w:lang w:val="en-GB"/>
        </w:rPr>
      </w:pPr>
      <w:r w:rsidRPr="008D29B3">
        <w:rPr>
          <w:rFonts w:asciiTheme="minorHAnsi" w:hAnsiTheme="minorHAnsi" w:cs="Calibri"/>
          <w:b/>
          <w:bCs/>
          <w:sz w:val="22"/>
          <w:szCs w:val="22"/>
          <w:lang w:val="en-GB"/>
        </w:rPr>
        <w:t>Mesh Proxy Data Out</w:t>
      </w:r>
    </w:p>
    <w:p w14:paraId="737AE6EE" w14:textId="77777777" w:rsidR="00DE068C" w:rsidRPr="0087630C" w:rsidRDefault="00DE068C" w:rsidP="00DE068C">
      <w:pPr>
        <w:pStyle w:val="Default"/>
        <w:ind w:left="1440"/>
        <w:rPr>
          <w:rFonts w:asciiTheme="minorHAnsi" w:hAnsiTheme="minorHAnsi"/>
          <w:color w:val="2E2E2E"/>
          <w:sz w:val="22"/>
          <w:szCs w:val="22"/>
        </w:rPr>
      </w:pPr>
      <w:r w:rsidRPr="0087630C">
        <w:rPr>
          <w:rFonts w:asciiTheme="minorHAnsi" w:hAnsiTheme="minorHAnsi"/>
          <w:color w:val="2E2E2E"/>
          <w:sz w:val="22"/>
          <w:szCs w:val="22"/>
        </w:rPr>
        <w:t>The Mesh Proxy Data Out characteristic is used by the server to send Proxy PDUs to the client.</w:t>
      </w:r>
    </w:p>
    <w:p w14:paraId="7F365A9D" w14:textId="09BB4C97" w:rsidR="004C72CB" w:rsidRPr="00DE068C" w:rsidRDefault="00DE068C" w:rsidP="00DE068C">
      <w:pPr>
        <w:pStyle w:val="Default"/>
        <w:ind w:left="1440"/>
        <w:rPr>
          <w:rFonts w:asciiTheme="minorHAnsi" w:hAnsiTheme="minorHAnsi"/>
          <w:color w:val="2E2E2E"/>
          <w:sz w:val="22"/>
          <w:szCs w:val="22"/>
        </w:rPr>
      </w:pPr>
      <w:r w:rsidRPr="0087630C">
        <w:rPr>
          <w:rFonts w:asciiTheme="minorHAnsi" w:hAnsiTheme="minorHAnsi"/>
          <w:color w:val="2E2E2E"/>
          <w:sz w:val="22"/>
          <w:szCs w:val="22"/>
        </w:rPr>
        <w:t>The Mesh Proxy Data Out characteristic is identified using the UUID Mesh Proxy Data Out.</w:t>
      </w:r>
    </w:p>
    <w:p w14:paraId="0CD11BE9" w14:textId="77777777" w:rsidR="004C72CB" w:rsidRDefault="004C72CB" w:rsidP="004C72CB">
      <w:pPr>
        <w:ind w:left="1440"/>
        <w:jc w:val="both"/>
        <w:rPr>
          <w:rFonts w:cs="Calibri"/>
          <w:sz w:val="22"/>
          <w:lang w:val="en-GB"/>
        </w:rPr>
      </w:pPr>
    </w:p>
    <w:p w14:paraId="6659E6FE" w14:textId="77777777" w:rsidR="004C72CB" w:rsidRDefault="004C72CB" w:rsidP="00DE068C">
      <w:pPr>
        <w:jc w:val="both"/>
        <w:rPr>
          <w:rFonts w:cs="Calibri"/>
          <w:sz w:val="22"/>
          <w:lang w:val="en-GB"/>
        </w:rPr>
      </w:pPr>
    </w:p>
    <w:p w14:paraId="0532954B" w14:textId="1D6AAB63" w:rsidR="004C72CB" w:rsidRDefault="00C70F3D" w:rsidP="004C72CB">
      <w:pPr>
        <w:jc w:val="both"/>
        <w:rPr>
          <w:rFonts w:cs="Calibri"/>
          <w:b/>
          <w:bCs/>
          <w:sz w:val="28"/>
          <w:szCs w:val="28"/>
          <w:lang w:val="en-GB"/>
        </w:rPr>
      </w:pPr>
      <w:r w:rsidRPr="00C70F3D">
        <w:rPr>
          <w:rFonts w:cs="Calibri"/>
          <w:b/>
          <w:bCs/>
          <w:sz w:val="28"/>
          <w:szCs w:val="28"/>
          <w:lang w:val="en-GB"/>
        </w:rPr>
        <w:t>PROVISIONING</w:t>
      </w:r>
    </w:p>
    <w:p w14:paraId="203DA958" w14:textId="183CB08A" w:rsidR="00C70F3D" w:rsidRDefault="00C70F3D" w:rsidP="004C72CB">
      <w:pPr>
        <w:jc w:val="both"/>
        <w:rPr>
          <w:rFonts w:cs="Calibri"/>
          <w:sz w:val="22"/>
          <w:lang w:val="en-GB"/>
        </w:rPr>
      </w:pPr>
      <w:r w:rsidRPr="00C70F3D">
        <w:rPr>
          <w:rFonts w:cs="Calibri"/>
          <w:sz w:val="22"/>
          <w:lang w:val="en-GB"/>
        </w:rPr>
        <w:t>Provisioning is a process of adding an unprovisioned device to a mesh network, managed by a provisioner.</w:t>
      </w:r>
    </w:p>
    <w:p w14:paraId="6B4D6683" w14:textId="77777777" w:rsidR="00DC3C7E" w:rsidRPr="00C70F3D" w:rsidRDefault="00DC3C7E" w:rsidP="004C72CB">
      <w:pPr>
        <w:jc w:val="both"/>
        <w:rPr>
          <w:rFonts w:cs="Calibri"/>
          <w:sz w:val="22"/>
          <w:lang w:val="en-GB"/>
        </w:rPr>
      </w:pPr>
    </w:p>
    <w:p w14:paraId="5A5140F3" w14:textId="7175F07A" w:rsidR="004C72CB" w:rsidRDefault="004C72CB" w:rsidP="004C72CB">
      <w:pPr>
        <w:jc w:val="center"/>
        <w:rPr>
          <w:rFonts w:cs="Calibri"/>
          <w:lang w:val="en-GB"/>
        </w:rPr>
      </w:pPr>
      <w:r w:rsidRPr="004C72CB">
        <w:rPr>
          <w:noProof/>
          <w:lang w:val="en-GB"/>
        </w:rPr>
        <w:drawing>
          <wp:inline distT="0" distB="0" distL="0" distR="0" wp14:anchorId="1E139E20" wp14:editId="223BEA4C">
            <wp:extent cx="6241774" cy="3122860"/>
            <wp:effectExtent l="0" t="0" r="698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37804" cy="3220937"/>
                    </a:xfrm>
                    <a:prstGeom prst="rect">
                      <a:avLst/>
                    </a:prstGeom>
                  </pic:spPr>
                </pic:pic>
              </a:graphicData>
            </a:graphic>
          </wp:inline>
        </w:drawing>
      </w:r>
    </w:p>
    <w:p w14:paraId="54977E4B" w14:textId="52D4D465" w:rsidR="00DE068C" w:rsidRDefault="00DE068C" w:rsidP="004C72CB">
      <w:pPr>
        <w:jc w:val="center"/>
        <w:rPr>
          <w:rFonts w:cs="Calibri"/>
          <w:lang w:val="en-GB"/>
        </w:rPr>
      </w:pPr>
    </w:p>
    <w:p w14:paraId="49E4F5AA" w14:textId="6FB165D4" w:rsidR="00DE068C" w:rsidRDefault="00DE068C" w:rsidP="004C72CB">
      <w:pPr>
        <w:jc w:val="center"/>
        <w:rPr>
          <w:rFonts w:cs="Calibri"/>
          <w:lang w:val="en-GB"/>
        </w:rPr>
      </w:pPr>
    </w:p>
    <w:p w14:paraId="039C6583" w14:textId="21EF10DB" w:rsidR="00DE068C" w:rsidRDefault="00DE068C" w:rsidP="004C72CB">
      <w:pPr>
        <w:jc w:val="center"/>
        <w:rPr>
          <w:rFonts w:cs="Calibri"/>
          <w:lang w:val="en-GB"/>
        </w:rPr>
      </w:pPr>
    </w:p>
    <w:p w14:paraId="6B667939" w14:textId="55456D7A" w:rsidR="00DE068C" w:rsidRDefault="00DE068C" w:rsidP="004C72CB">
      <w:pPr>
        <w:jc w:val="center"/>
        <w:rPr>
          <w:rFonts w:cs="Calibri"/>
          <w:lang w:val="en-GB"/>
        </w:rPr>
      </w:pPr>
    </w:p>
    <w:p w14:paraId="6385BF34" w14:textId="1D051E96" w:rsidR="00DE068C" w:rsidRDefault="00DE068C" w:rsidP="004C72CB">
      <w:pPr>
        <w:jc w:val="center"/>
        <w:rPr>
          <w:rFonts w:cs="Calibri"/>
          <w:lang w:val="en-GB"/>
        </w:rPr>
      </w:pPr>
    </w:p>
    <w:p w14:paraId="68731B29" w14:textId="22E5D65A" w:rsidR="00DE068C" w:rsidRDefault="00DE068C" w:rsidP="004C72CB">
      <w:pPr>
        <w:jc w:val="center"/>
        <w:rPr>
          <w:rFonts w:cs="Calibri"/>
          <w:lang w:val="en-GB"/>
        </w:rPr>
      </w:pPr>
    </w:p>
    <w:p w14:paraId="6AA12796" w14:textId="77777777" w:rsidR="00DE068C" w:rsidRDefault="00DE068C" w:rsidP="004C72CB">
      <w:pPr>
        <w:jc w:val="center"/>
        <w:rPr>
          <w:rFonts w:cs="Calibri"/>
          <w:lang w:val="en-GB"/>
        </w:rPr>
      </w:pPr>
    </w:p>
    <w:p w14:paraId="62F00D58" w14:textId="77777777" w:rsidR="00E148B0" w:rsidRPr="00DB1749" w:rsidRDefault="00E148B0" w:rsidP="00E148B0">
      <w:pPr>
        <w:rPr>
          <w:rFonts w:cs="Calibri"/>
          <w:b/>
          <w:bCs/>
          <w:sz w:val="22"/>
          <w:lang w:val="en-GB"/>
        </w:rPr>
      </w:pPr>
      <w:r w:rsidRPr="00DB1749">
        <w:rPr>
          <w:rFonts w:cs="Calibri"/>
          <w:b/>
          <w:bCs/>
          <w:sz w:val="22"/>
          <w:lang w:val="en-GB"/>
        </w:rPr>
        <w:t>The provisioning procedure consists of five phases:</w:t>
      </w:r>
    </w:p>
    <w:p w14:paraId="2E3CD398" w14:textId="77777777" w:rsidR="00E148B0" w:rsidRPr="00DB1749" w:rsidRDefault="00E148B0" w:rsidP="00E148B0">
      <w:pPr>
        <w:pStyle w:val="ListParagraph"/>
        <w:numPr>
          <w:ilvl w:val="0"/>
          <w:numId w:val="34"/>
        </w:numPr>
        <w:rPr>
          <w:rFonts w:cs="Calibri"/>
          <w:lang w:val="en-GB"/>
        </w:rPr>
      </w:pPr>
      <w:r w:rsidRPr="00DB1749">
        <w:rPr>
          <w:rFonts w:cs="Calibri"/>
          <w:lang w:val="en-GB"/>
        </w:rPr>
        <w:t>Beaconing</w:t>
      </w:r>
    </w:p>
    <w:p w14:paraId="6E8E33E6" w14:textId="77777777" w:rsidR="00E148B0" w:rsidRPr="00DB1749" w:rsidRDefault="00E148B0" w:rsidP="00E148B0">
      <w:pPr>
        <w:pStyle w:val="ListParagraph"/>
        <w:numPr>
          <w:ilvl w:val="0"/>
          <w:numId w:val="34"/>
        </w:numPr>
        <w:rPr>
          <w:rFonts w:cs="Calibri"/>
          <w:lang w:val="en-GB"/>
        </w:rPr>
      </w:pPr>
      <w:r w:rsidRPr="00DB1749">
        <w:rPr>
          <w:rFonts w:cs="Calibri"/>
          <w:lang w:val="en-GB"/>
        </w:rPr>
        <w:t>Invitation</w:t>
      </w:r>
    </w:p>
    <w:p w14:paraId="6069FBE8" w14:textId="77777777" w:rsidR="00E148B0" w:rsidRPr="00DB1749" w:rsidRDefault="00E148B0" w:rsidP="00E148B0">
      <w:pPr>
        <w:pStyle w:val="ListParagraph"/>
        <w:numPr>
          <w:ilvl w:val="0"/>
          <w:numId w:val="34"/>
        </w:numPr>
        <w:rPr>
          <w:rFonts w:cs="Calibri"/>
          <w:lang w:val="en-GB"/>
        </w:rPr>
      </w:pPr>
      <w:r w:rsidRPr="00DB1749">
        <w:rPr>
          <w:rFonts w:cs="Calibri"/>
          <w:lang w:val="en-GB"/>
        </w:rPr>
        <w:t>Exchange public keys</w:t>
      </w:r>
    </w:p>
    <w:p w14:paraId="5CF1EF23" w14:textId="77777777" w:rsidR="00E148B0" w:rsidRPr="00DB1749" w:rsidRDefault="00E148B0" w:rsidP="00E148B0">
      <w:pPr>
        <w:pStyle w:val="ListParagraph"/>
        <w:numPr>
          <w:ilvl w:val="0"/>
          <w:numId w:val="34"/>
        </w:numPr>
        <w:rPr>
          <w:rFonts w:cs="Calibri"/>
          <w:lang w:val="en-GB"/>
        </w:rPr>
      </w:pPr>
      <w:r w:rsidRPr="00DB1749">
        <w:rPr>
          <w:rFonts w:cs="Calibri"/>
          <w:lang w:val="en-GB"/>
        </w:rPr>
        <w:t>Authentication</w:t>
      </w:r>
    </w:p>
    <w:p w14:paraId="760C26CE" w14:textId="27E22F88" w:rsidR="00E148B0" w:rsidRPr="00DB1749" w:rsidRDefault="00E148B0" w:rsidP="00E148B0">
      <w:pPr>
        <w:pStyle w:val="ListParagraph"/>
        <w:numPr>
          <w:ilvl w:val="0"/>
          <w:numId w:val="34"/>
        </w:numPr>
        <w:rPr>
          <w:rFonts w:cs="Calibri"/>
          <w:lang w:val="en-GB"/>
        </w:rPr>
      </w:pPr>
      <w:r w:rsidRPr="00DB1749">
        <w:rPr>
          <w:rFonts w:cs="Calibri"/>
          <w:lang w:val="en-GB"/>
        </w:rPr>
        <w:t>Distribution of provisioning data</w:t>
      </w:r>
    </w:p>
    <w:p w14:paraId="4BDBEA0C" w14:textId="77777777" w:rsidR="00DE068C" w:rsidRDefault="00DE068C" w:rsidP="00DE068C">
      <w:pPr>
        <w:jc w:val="both"/>
        <w:rPr>
          <w:rFonts w:cs="Calibri"/>
          <w:lang w:val="en-GB"/>
        </w:rPr>
      </w:pPr>
    </w:p>
    <w:p w14:paraId="191EA92E" w14:textId="392B43FC" w:rsidR="007D7CC1" w:rsidRPr="00DE068C" w:rsidRDefault="00DA518B" w:rsidP="00DE068C">
      <w:pPr>
        <w:pStyle w:val="ListParagraph"/>
        <w:numPr>
          <w:ilvl w:val="0"/>
          <w:numId w:val="27"/>
        </w:numPr>
        <w:jc w:val="both"/>
        <w:rPr>
          <w:rFonts w:cs="Calibri"/>
          <w:lang w:val="en-GB"/>
        </w:rPr>
      </w:pPr>
      <w:r w:rsidRPr="00DE068C">
        <w:rPr>
          <w:rFonts w:cs="Calibri"/>
          <w:lang w:val="en-GB"/>
        </w:rPr>
        <w:t>T</w:t>
      </w:r>
      <w:r w:rsidR="007D7CC1" w:rsidRPr="00DE068C">
        <w:rPr>
          <w:rFonts w:cs="Calibri"/>
          <w:lang w:val="en-GB"/>
        </w:rPr>
        <w:t xml:space="preserve">he provisioner represents the network </w:t>
      </w:r>
      <w:r w:rsidR="00C70F3D" w:rsidRPr="00DE068C">
        <w:rPr>
          <w:rFonts w:cs="Calibri"/>
          <w:lang w:val="en-GB"/>
        </w:rPr>
        <w:t>owner and</w:t>
      </w:r>
      <w:r w:rsidR="007D7CC1" w:rsidRPr="00DE068C">
        <w:rPr>
          <w:rFonts w:cs="Calibri"/>
          <w:lang w:val="en-GB"/>
        </w:rPr>
        <w:t xml:space="preserve"> is responsible for adding new nodes to the mesh network.</w:t>
      </w:r>
    </w:p>
    <w:p w14:paraId="1781BBC9" w14:textId="3308CDD8" w:rsidR="007D7CC1" w:rsidRPr="00DE068C" w:rsidRDefault="007D7CC1" w:rsidP="00DE068C">
      <w:pPr>
        <w:pStyle w:val="ListParagraph"/>
        <w:numPr>
          <w:ilvl w:val="0"/>
          <w:numId w:val="27"/>
        </w:numPr>
        <w:jc w:val="both"/>
        <w:rPr>
          <w:rFonts w:cs="Calibri"/>
          <w:lang w:val="en-GB"/>
        </w:rPr>
      </w:pPr>
      <w:r w:rsidRPr="00DE068C">
        <w:rPr>
          <w:rFonts w:cs="Calibri"/>
          <w:lang w:val="en-GB"/>
        </w:rPr>
        <w:t>The provisionee is the device that gets added to the network through the Provisioning process. Before the provisioning process starts, the provisionee is an unprovisioned device.</w:t>
      </w:r>
    </w:p>
    <w:p w14:paraId="13DE492A" w14:textId="734E8581" w:rsidR="0075209C" w:rsidRPr="00DE068C" w:rsidRDefault="007D7CC1" w:rsidP="00DE068C">
      <w:pPr>
        <w:pStyle w:val="ListParagraph"/>
        <w:numPr>
          <w:ilvl w:val="0"/>
          <w:numId w:val="27"/>
        </w:numPr>
        <w:jc w:val="both"/>
        <w:rPr>
          <w:rFonts w:cs="Calibri"/>
          <w:lang w:val="en-GB"/>
        </w:rPr>
      </w:pPr>
      <w:r w:rsidRPr="00DE068C">
        <w:rPr>
          <w:rFonts w:cs="Calibri"/>
          <w:lang w:val="en-GB"/>
        </w:rPr>
        <w:t xml:space="preserve">When the PB-GATT bearer is used by the unprovisioned device, a GATT service called the Mesh Provisioning Service supports the overall provisioning procedure and interactions with the provisioner. </w:t>
      </w:r>
    </w:p>
    <w:p w14:paraId="160C515D" w14:textId="3C812B6C" w:rsidR="007D7CC1" w:rsidRPr="00DE068C" w:rsidRDefault="0075209C" w:rsidP="00DE068C">
      <w:pPr>
        <w:pStyle w:val="ListParagraph"/>
        <w:numPr>
          <w:ilvl w:val="0"/>
          <w:numId w:val="27"/>
        </w:numPr>
        <w:jc w:val="both"/>
        <w:rPr>
          <w:rFonts w:cs="Calibri"/>
          <w:lang w:val="en-GB"/>
        </w:rPr>
      </w:pPr>
      <w:r w:rsidRPr="00DE068C">
        <w:rPr>
          <w:rFonts w:cs="Calibri"/>
          <w:lang w:val="en-GB"/>
        </w:rPr>
        <w:t>The device first advertises both non-connectable and connectable Unprovisioned Device beacons. The non-connectable beacon is used for PB-ADV</w:t>
      </w:r>
      <w:r w:rsidR="00D67F75" w:rsidRPr="00DE068C">
        <w:rPr>
          <w:rFonts w:cs="Calibri"/>
          <w:lang w:val="en-GB"/>
        </w:rPr>
        <w:t>.</w:t>
      </w:r>
      <w:r w:rsidR="00DB1749" w:rsidRPr="00DE068C">
        <w:rPr>
          <w:rFonts w:cs="Calibri"/>
          <w:lang w:val="en-GB"/>
        </w:rPr>
        <w:t xml:space="preserve"> </w:t>
      </w:r>
      <w:r w:rsidR="00D67F75" w:rsidRPr="00DE068C">
        <w:rPr>
          <w:rFonts w:cs="Calibri"/>
          <w:lang w:val="en-GB"/>
        </w:rPr>
        <w:t>The connectable beacon is used for PB-</w:t>
      </w:r>
      <w:r w:rsidR="00C70F3D" w:rsidRPr="00DE068C">
        <w:rPr>
          <w:rFonts w:cs="Calibri"/>
          <w:lang w:val="en-GB"/>
        </w:rPr>
        <w:t>GATT,</w:t>
      </w:r>
      <w:r w:rsidR="00D67F75" w:rsidRPr="00DE068C">
        <w:rPr>
          <w:rFonts w:cs="Calibri"/>
          <w:lang w:val="en-GB"/>
        </w:rPr>
        <w:t xml:space="preserve"> and it also includes the Bluetooth mesh Provisioning Service UUID.</w:t>
      </w:r>
    </w:p>
    <w:p w14:paraId="3C7FB5DE" w14:textId="6CEADD38" w:rsidR="007D7CC1" w:rsidRPr="00DE068C" w:rsidRDefault="007D7CC1" w:rsidP="00DE068C">
      <w:pPr>
        <w:pStyle w:val="ListParagraph"/>
        <w:numPr>
          <w:ilvl w:val="0"/>
          <w:numId w:val="27"/>
        </w:numPr>
        <w:jc w:val="both"/>
        <w:rPr>
          <w:rFonts w:cs="Calibri"/>
          <w:lang w:val="en-GB"/>
        </w:rPr>
      </w:pPr>
      <w:r w:rsidRPr="00DE068C">
        <w:rPr>
          <w:rFonts w:cs="Calibri"/>
          <w:lang w:val="en-GB"/>
        </w:rPr>
        <w:t>It is discovered by the provisioner through the standard Bluetooth Low Energy scan procedure.</w:t>
      </w:r>
    </w:p>
    <w:p w14:paraId="66AF5AE3" w14:textId="77777777" w:rsidR="00D67F75" w:rsidRPr="00DE068C" w:rsidRDefault="00D67F75" w:rsidP="00DE068C">
      <w:pPr>
        <w:pStyle w:val="ListParagraph"/>
        <w:numPr>
          <w:ilvl w:val="0"/>
          <w:numId w:val="27"/>
        </w:numPr>
        <w:jc w:val="both"/>
        <w:rPr>
          <w:rFonts w:cs="Calibri"/>
          <w:lang w:val="en-GB"/>
        </w:rPr>
      </w:pPr>
      <w:r w:rsidRPr="00DE068C">
        <w:rPr>
          <w:rFonts w:cs="Calibri"/>
          <w:lang w:val="en-GB"/>
        </w:rPr>
        <w:t>Immediately after the provisioner has connected to the device, it stops advertising both beacons. The provisioning process starts.</w:t>
      </w:r>
    </w:p>
    <w:p w14:paraId="5F289D44" w14:textId="62BF6D34" w:rsidR="0075209C" w:rsidRPr="00DE068C" w:rsidRDefault="0075209C" w:rsidP="00DE068C">
      <w:pPr>
        <w:pStyle w:val="ListParagraph"/>
        <w:numPr>
          <w:ilvl w:val="0"/>
          <w:numId w:val="27"/>
        </w:numPr>
        <w:jc w:val="both"/>
        <w:rPr>
          <w:rFonts w:cs="Calibri"/>
          <w:lang w:val="en-GB"/>
        </w:rPr>
      </w:pPr>
      <w:r w:rsidRPr="00DE068C">
        <w:rPr>
          <w:rFonts w:cs="Calibri"/>
          <w:lang w:val="en-GB"/>
        </w:rPr>
        <w:t>The provisioner initiates the Provisioning process by sending a Provisioning invitation.</w:t>
      </w:r>
    </w:p>
    <w:p w14:paraId="6619C287" w14:textId="6ADBE636" w:rsidR="00C70F3D" w:rsidRPr="00DE068C" w:rsidRDefault="00D67F75" w:rsidP="00DE068C">
      <w:pPr>
        <w:pStyle w:val="ListParagraph"/>
        <w:numPr>
          <w:ilvl w:val="0"/>
          <w:numId w:val="27"/>
        </w:numPr>
        <w:jc w:val="both"/>
        <w:rPr>
          <w:rFonts w:cs="Calibri"/>
          <w:lang w:val="en-GB"/>
        </w:rPr>
      </w:pPr>
      <w:r w:rsidRPr="00DE068C">
        <w:rPr>
          <w:rFonts w:cs="Calibri"/>
          <w:lang w:val="en-GB"/>
        </w:rPr>
        <w:t>The Unprovisioned device automatically responds to the invite by presenting a list of its capabilities, including the supported Out of Band Authentication methods and algorithms.</w:t>
      </w:r>
    </w:p>
    <w:p w14:paraId="72994D0B" w14:textId="145481FE" w:rsidR="00DB1749" w:rsidRPr="00DE068C" w:rsidRDefault="00D67F75" w:rsidP="00DE068C">
      <w:pPr>
        <w:pStyle w:val="ListParagraph"/>
        <w:numPr>
          <w:ilvl w:val="0"/>
          <w:numId w:val="27"/>
        </w:numPr>
        <w:jc w:val="both"/>
        <w:rPr>
          <w:rFonts w:cs="Calibri"/>
          <w:lang w:val="en-GB"/>
        </w:rPr>
      </w:pPr>
      <w:r w:rsidRPr="00DE068C">
        <w:rPr>
          <w:rFonts w:cs="Calibri"/>
          <w:lang w:val="en-GB"/>
        </w:rPr>
        <w:t xml:space="preserve">Before the provisioning process can begin, the provisioner and the unprovisioned device exchange public keys, either in-band or Out of Band (OOB). </w:t>
      </w:r>
    </w:p>
    <w:p w14:paraId="4C971685" w14:textId="3E99426A" w:rsidR="00DB1749" w:rsidRPr="00DE068C" w:rsidRDefault="00D67F75" w:rsidP="00DE068C">
      <w:pPr>
        <w:pStyle w:val="ListParagraph"/>
        <w:numPr>
          <w:ilvl w:val="0"/>
          <w:numId w:val="27"/>
        </w:numPr>
        <w:jc w:val="both"/>
        <w:rPr>
          <w:rFonts w:cs="Calibri"/>
          <w:lang w:val="en-GB"/>
        </w:rPr>
      </w:pPr>
      <w:r w:rsidRPr="00DE068C">
        <w:rPr>
          <w:rFonts w:cs="Calibri"/>
          <w:lang w:val="en-GB"/>
        </w:rPr>
        <w:t xml:space="preserve">This allows the user to confirm that the device the provisioner connected to is </w:t>
      </w:r>
      <w:proofErr w:type="gramStart"/>
      <w:r w:rsidRPr="00DE068C">
        <w:rPr>
          <w:rFonts w:cs="Calibri"/>
          <w:lang w:val="en-GB"/>
        </w:rPr>
        <w:t>actually the</w:t>
      </w:r>
      <w:proofErr w:type="gramEnd"/>
      <w:r w:rsidR="00DE068C" w:rsidRPr="00DE068C">
        <w:rPr>
          <w:rFonts w:cs="Calibri"/>
          <w:lang w:val="en-GB"/>
        </w:rPr>
        <w:t xml:space="preserve"> </w:t>
      </w:r>
      <w:r w:rsidRPr="00DE068C">
        <w:rPr>
          <w:rFonts w:cs="Calibri"/>
          <w:lang w:val="en-GB"/>
        </w:rPr>
        <w:t>device they intended, and not a malicious third party.</w:t>
      </w:r>
    </w:p>
    <w:p w14:paraId="613B4B9C" w14:textId="01429938" w:rsidR="00D67F75" w:rsidRPr="00DE068C" w:rsidRDefault="00D67F75" w:rsidP="00DE068C">
      <w:pPr>
        <w:pStyle w:val="ListParagraph"/>
        <w:numPr>
          <w:ilvl w:val="0"/>
          <w:numId w:val="27"/>
        </w:numPr>
        <w:jc w:val="both"/>
        <w:rPr>
          <w:rFonts w:cs="Calibri"/>
          <w:lang w:val="en-GB"/>
        </w:rPr>
      </w:pPr>
      <w:r w:rsidRPr="00DE068C">
        <w:rPr>
          <w:rFonts w:cs="Calibri"/>
          <w:lang w:val="en-GB"/>
        </w:rPr>
        <w:t xml:space="preserve">After the device has been successfully authenticated, the provisioner transfers the Provisioning data that includes Unicast address, network key, IV index, Network flags, Key refresh, IV </w:t>
      </w:r>
      <w:r w:rsidR="00DE068C" w:rsidRPr="00DE068C">
        <w:rPr>
          <w:rFonts w:cs="Calibri"/>
          <w:lang w:val="en-GB"/>
        </w:rPr>
        <w:t>update.</w:t>
      </w:r>
    </w:p>
    <w:p w14:paraId="6776D2AE" w14:textId="7AA123E0" w:rsidR="005B0FC8" w:rsidRPr="00DE068C" w:rsidRDefault="00D67F75" w:rsidP="00DE068C">
      <w:pPr>
        <w:pStyle w:val="ListParagraph"/>
        <w:numPr>
          <w:ilvl w:val="0"/>
          <w:numId w:val="27"/>
        </w:numPr>
        <w:jc w:val="both"/>
        <w:rPr>
          <w:rFonts w:cs="Calibri"/>
          <w:lang w:val="en-GB"/>
        </w:rPr>
      </w:pPr>
      <w:r w:rsidRPr="00DE068C">
        <w:rPr>
          <w:rFonts w:cs="Calibri"/>
          <w:lang w:val="en-GB"/>
        </w:rPr>
        <w:t xml:space="preserve">These above </w:t>
      </w:r>
      <w:r w:rsidR="00DE068C" w:rsidRPr="00DE068C">
        <w:rPr>
          <w:rFonts w:cs="Calibri"/>
          <w:lang w:val="en-GB"/>
        </w:rPr>
        <w:t>PDU</w:t>
      </w:r>
      <w:r w:rsidRPr="00DE068C">
        <w:rPr>
          <w:rFonts w:cs="Calibri"/>
          <w:lang w:val="en-GB"/>
        </w:rPr>
        <w:t xml:space="preserve"> are sent through the proxy protocol through a </w:t>
      </w:r>
      <w:r w:rsidR="00DB1749" w:rsidRPr="00DE068C">
        <w:rPr>
          <w:rFonts w:cs="Calibri"/>
          <w:lang w:val="en-GB"/>
        </w:rPr>
        <w:t>GATT</w:t>
      </w:r>
      <w:r w:rsidRPr="00DE068C">
        <w:rPr>
          <w:rFonts w:cs="Calibri"/>
          <w:lang w:val="en-GB"/>
        </w:rPr>
        <w:t xml:space="preserve"> bearer</w:t>
      </w:r>
      <w:r w:rsidR="00E148B0" w:rsidRPr="00DE068C">
        <w:rPr>
          <w:rFonts w:cs="Calibri"/>
          <w:lang w:val="en-GB"/>
        </w:rPr>
        <w:t>.</w:t>
      </w:r>
    </w:p>
    <w:p w14:paraId="296F159B" w14:textId="77777777" w:rsidR="008D29B3" w:rsidRPr="0087630C" w:rsidRDefault="008D29B3" w:rsidP="00B52D7A">
      <w:pPr>
        <w:rPr>
          <w:rFonts w:cs="Calibri"/>
          <w:sz w:val="22"/>
          <w:lang w:val="en-GB"/>
        </w:rPr>
      </w:pPr>
    </w:p>
    <w:p w14:paraId="47AF5530" w14:textId="77777777" w:rsidR="00A51F86" w:rsidRDefault="00A51F86" w:rsidP="00800399">
      <w:pPr>
        <w:rPr>
          <w:rFonts w:ascii="Calibri" w:hAnsi="Calibri" w:cs="Calibri"/>
          <w:sz w:val="22"/>
          <w:lang w:val="en-GB"/>
        </w:rPr>
      </w:pPr>
    </w:p>
    <w:p w14:paraId="28322FDC" w14:textId="2862C119" w:rsidR="000A2702" w:rsidRDefault="000A2702" w:rsidP="00C5060C">
      <w:pPr>
        <w:rPr>
          <w:rFonts w:ascii="Calibri" w:hAnsi="Calibri" w:cs="Calibri"/>
          <w:sz w:val="22"/>
          <w:lang w:val="en-GB"/>
        </w:rPr>
      </w:pPr>
    </w:p>
    <w:p w14:paraId="6F969C11" w14:textId="7FEE3D05" w:rsidR="000A2702" w:rsidRDefault="000A2702" w:rsidP="00C5060C">
      <w:pPr>
        <w:rPr>
          <w:rFonts w:ascii="Calibri" w:hAnsi="Calibri" w:cs="Calibri"/>
          <w:sz w:val="22"/>
          <w:lang w:val="en-GB"/>
        </w:rPr>
      </w:pPr>
    </w:p>
    <w:p w14:paraId="71A7EAF7" w14:textId="11E2D309" w:rsidR="000A2702" w:rsidRDefault="000A2702" w:rsidP="00C5060C">
      <w:pPr>
        <w:rPr>
          <w:rFonts w:ascii="Calibri" w:hAnsi="Calibri" w:cs="Calibri"/>
          <w:sz w:val="22"/>
          <w:lang w:val="en-GB"/>
        </w:rPr>
      </w:pPr>
    </w:p>
    <w:p w14:paraId="5C576983" w14:textId="3A794EE6" w:rsidR="008D29B3" w:rsidRDefault="008D29B3" w:rsidP="00C5060C">
      <w:pPr>
        <w:rPr>
          <w:rFonts w:ascii="Calibri" w:hAnsi="Calibri" w:cs="Calibri"/>
          <w:sz w:val="22"/>
          <w:lang w:val="en-GB"/>
        </w:rPr>
      </w:pPr>
    </w:p>
    <w:p w14:paraId="5AD4A1EC" w14:textId="2A54C8CE" w:rsidR="00DB1749" w:rsidRDefault="00DB1749" w:rsidP="00C5060C">
      <w:pPr>
        <w:rPr>
          <w:rFonts w:ascii="Calibri" w:hAnsi="Calibri" w:cs="Calibri"/>
          <w:sz w:val="22"/>
          <w:lang w:val="en-GB"/>
        </w:rPr>
      </w:pPr>
    </w:p>
    <w:p w14:paraId="11A85A29" w14:textId="029789C6" w:rsidR="00DB1749" w:rsidRDefault="00DB1749" w:rsidP="00C5060C">
      <w:pPr>
        <w:rPr>
          <w:rFonts w:ascii="Calibri" w:hAnsi="Calibri" w:cs="Calibri"/>
          <w:sz w:val="22"/>
          <w:lang w:val="en-GB"/>
        </w:rPr>
      </w:pPr>
    </w:p>
    <w:p w14:paraId="0A8D3139" w14:textId="65A60557" w:rsidR="00DB1749" w:rsidRDefault="00DB1749" w:rsidP="00C5060C">
      <w:pPr>
        <w:rPr>
          <w:rFonts w:ascii="Calibri" w:hAnsi="Calibri" w:cs="Calibri"/>
          <w:sz w:val="22"/>
          <w:lang w:val="en-GB"/>
        </w:rPr>
      </w:pPr>
    </w:p>
    <w:p w14:paraId="2D27BCD4" w14:textId="6883E096" w:rsidR="00DB1749" w:rsidRDefault="00DB1749" w:rsidP="00C5060C">
      <w:pPr>
        <w:rPr>
          <w:rFonts w:ascii="Calibri" w:hAnsi="Calibri" w:cs="Calibri"/>
          <w:sz w:val="22"/>
          <w:lang w:val="en-GB"/>
        </w:rPr>
      </w:pPr>
    </w:p>
    <w:p w14:paraId="37CF78F7" w14:textId="77777777" w:rsidR="00DB1749" w:rsidRDefault="00DB1749" w:rsidP="00C5060C">
      <w:pPr>
        <w:rPr>
          <w:rFonts w:ascii="Calibri" w:hAnsi="Calibri" w:cs="Calibri"/>
          <w:sz w:val="22"/>
          <w:lang w:val="en-GB"/>
        </w:rPr>
      </w:pPr>
    </w:p>
    <w:p w14:paraId="2D2955E5" w14:textId="77777777" w:rsidR="008D29B3" w:rsidRDefault="008D29B3" w:rsidP="00C5060C">
      <w:pPr>
        <w:rPr>
          <w:rFonts w:ascii="Calibri" w:hAnsi="Calibri" w:cs="Calibri"/>
          <w:sz w:val="22"/>
          <w:lang w:val="en-GB"/>
        </w:rPr>
      </w:pPr>
    </w:p>
    <w:p w14:paraId="253E51E3" w14:textId="39D21BA8" w:rsidR="0020758A" w:rsidRPr="008D29B3" w:rsidRDefault="0015207F" w:rsidP="00BE4AE3">
      <w:pPr>
        <w:rPr>
          <w:rFonts w:cs="Calibri"/>
          <w:b/>
          <w:bCs/>
          <w:sz w:val="22"/>
          <w:lang w:val="en-GB"/>
        </w:rPr>
      </w:pPr>
      <w:r w:rsidRPr="008D29B3">
        <w:rPr>
          <w:rFonts w:cs="Calibri"/>
          <w:b/>
          <w:bCs/>
          <w:sz w:val="22"/>
          <w:lang w:val="en-GB"/>
        </w:rPr>
        <w:lastRenderedPageBreak/>
        <w:t>Mesh</w:t>
      </w:r>
      <w:r w:rsidR="0020758A" w:rsidRPr="008D29B3">
        <w:rPr>
          <w:rFonts w:cs="Calibri"/>
          <w:b/>
          <w:bCs/>
          <w:sz w:val="22"/>
          <w:lang w:val="en-GB"/>
        </w:rPr>
        <w:t xml:space="preserve"> profile</w:t>
      </w:r>
      <w:r w:rsidR="00D05F4C" w:rsidRPr="008D29B3">
        <w:rPr>
          <w:rFonts w:cs="Calibri"/>
          <w:b/>
          <w:bCs/>
          <w:sz w:val="22"/>
          <w:lang w:val="en-GB"/>
        </w:rPr>
        <w:t xml:space="preserve"> contains the characteristics which are listed below:</w:t>
      </w:r>
    </w:p>
    <w:p w14:paraId="1A83E87B" w14:textId="517A82A9" w:rsidR="00B941AB" w:rsidRPr="008D29B3" w:rsidRDefault="00B941AB" w:rsidP="00BE4AE3">
      <w:pPr>
        <w:rPr>
          <w:rFonts w:cs="Calibri"/>
          <w:b/>
          <w:bCs/>
          <w:sz w:val="22"/>
          <w:lang w:val="en-GB"/>
        </w:rPr>
      </w:pPr>
    </w:p>
    <w:p w14:paraId="63F36E46" w14:textId="76AF3ADA" w:rsidR="00B941AB" w:rsidRDefault="00B941AB" w:rsidP="00BE4AE3">
      <w:pPr>
        <w:rPr>
          <w:rFonts w:ascii="Calibri" w:hAnsi="Calibri" w:cs="Calibri"/>
          <w:b/>
          <w:bCs/>
          <w:sz w:val="22"/>
          <w:lang w:val="en-GB"/>
        </w:rPr>
      </w:pPr>
      <w:r w:rsidRPr="008D29B3">
        <w:rPr>
          <w:rFonts w:cs="Calibri"/>
          <w:b/>
          <w:bCs/>
          <w:sz w:val="22"/>
          <w:lang w:val="en-GB"/>
        </w:rPr>
        <w:t>Mesh Provisioning Service</w:t>
      </w:r>
      <w:r>
        <w:rPr>
          <w:rFonts w:ascii="Calibri" w:hAnsi="Calibri" w:cs="Calibri"/>
          <w:b/>
          <w:bCs/>
          <w:sz w:val="22"/>
          <w:lang w:val="en-GB"/>
        </w:rPr>
        <w:t>:</w:t>
      </w:r>
    </w:p>
    <w:p w14:paraId="1D0ECEBD" w14:textId="5FE9EC57" w:rsidR="0015207F" w:rsidRDefault="00B941AB" w:rsidP="0015207F">
      <w:pPr>
        <w:rPr>
          <w:rFonts w:ascii="Calibri" w:hAnsi="Calibri" w:cs="Calibri"/>
          <w:sz w:val="22"/>
          <w:lang w:val="en-GB"/>
        </w:rPr>
      </w:pPr>
      <w:r>
        <w:rPr>
          <w:rFonts w:ascii="Calibri" w:hAnsi="Calibri" w:cs="Calibri"/>
          <w:noProof/>
          <w:sz w:val="22"/>
          <w:lang w:val="en-GB"/>
        </w:rPr>
        <w:drawing>
          <wp:inline distT="0" distB="0" distL="0" distR="0" wp14:anchorId="6D4DB6B7" wp14:editId="6B3EAB78">
            <wp:extent cx="6481445" cy="2610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4"/>
                    <a:stretch>
                      <a:fillRect/>
                    </a:stretch>
                  </pic:blipFill>
                  <pic:spPr>
                    <a:xfrm>
                      <a:off x="0" y="0"/>
                      <a:ext cx="6481445" cy="2610485"/>
                    </a:xfrm>
                    <a:prstGeom prst="rect">
                      <a:avLst/>
                    </a:prstGeom>
                  </pic:spPr>
                </pic:pic>
              </a:graphicData>
            </a:graphic>
          </wp:inline>
        </w:drawing>
      </w:r>
    </w:p>
    <w:p w14:paraId="3828D792" w14:textId="77777777" w:rsidR="008D29B3" w:rsidRDefault="008D29B3" w:rsidP="00B941AB">
      <w:pPr>
        <w:rPr>
          <w:rFonts w:ascii="Calibri" w:hAnsi="Calibri" w:cs="Calibri"/>
          <w:b/>
          <w:bCs/>
          <w:sz w:val="22"/>
          <w:lang w:val="en-GB"/>
        </w:rPr>
      </w:pPr>
    </w:p>
    <w:p w14:paraId="64F79DBA" w14:textId="68D1153E" w:rsidR="00B941AB" w:rsidRDefault="00B941AB" w:rsidP="00B941AB">
      <w:pPr>
        <w:rPr>
          <w:rFonts w:ascii="Calibri" w:hAnsi="Calibri" w:cs="Calibri"/>
          <w:b/>
          <w:bCs/>
          <w:sz w:val="22"/>
          <w:lang w:val="en-GB"/>
        </w:rPr>
      </w:pPr>
      <w:r>
        <w:rPr>
          <w:rFonts w:ascii="Calibri" w:hAnsi="Calibri" w:cs="Calibri"/>
          <w:b/>
          <w:bCs/>
          <w:sz w:val="22"/>
          <w:lang w:val="en-GB"/>
        </w:rPr>
        <w:t>Mesh Pro</w:t>
      </w:r>
      <w:r w:rsidR="001B720E">
        <w:rPr>
          <w:rFonts w:ascii="Calibri" w:hAnsi="Calibri" w:cs="Calibri"/>
          <w:b/>
          <w:bCs/>
          <w:sz w:val="22"/>
          <w:lang w:val="en-GB"/>
        </w:rPr>
        <w:t>xy</w:t>
      </w:r>
      <w:r>
        <w:rPr>
          <w:rFonts w:ascii="Calibri" w:hAnsi="Calibri" w:cs="Calibri"/>
          <w:b/>
          <w:bCs/>
          <w:sz w:val="22"/>
          <w:lang w:val="en-GB"/>
        </w:rPr>
        <w:t xml:space="preserve"> Service:</w:t>
      </w:r>
    </w:p>
    <w:p w14:paraId="1007C354" w14:textId="14DD3467" w:rsidR="001B720E" w:rsidRDefault="001B720E" w:rsidP="00B941AB">
      <w:pPr>
        <w:rPr>
          <w:rFonts w:ascii="Calibri" w:hAnsi="Calibri" w:cs="Calibri"/>
          <w:b/>
          <w:bCs/>
          <w:sz w:val="22"/>
          <w:lang w:val="en-GB"/>
        </w:rPr>
      </w:pPr>
    </w:p>
    <w:p w14:paraId="05300074" w14:textId="6FD47513" w:rsidR="001B720E" w:rsidRDefault="001B720E" w:rsidP="00B941AB">
      <w:pPr>
        <w:rPr>
          <w:rFonts w:ascii="Calibri" w:hAnsi="Calibri" w:cs="Calibri"/>
          <w:b/>
          <w:bCs/>
          <w:sz w:val="22"/>
          <w:lang w:val="en-GB"/>
        </w:rPr>
      </w:pPr>
      <w:r>
        <w:rPr>
          <w:rFonts w:ascii="Calibri" w:hAnsi="Calibri" w:cs="Calibri"/>
          <w:b/>
          <w:bCs/>
          <w:noProof/>
          <w:sz w:val="22"/>
          <w:lang w:val="en-GB"/>
        </w:rPr>
        <w:drawing>
          <wp:inline distT="0" distB="0" distL="0" distR="0" wp14:anchorId="449C54A3" wp14:editId="227CE950">
            <wp:extent cx="6481445" cy="2607945"/>
            <wp:effectExtent l="0" t="0" r="0" b="1905"/>
            <wp:docPr id="2" name="Picture 2" descr="A white rectangular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rectangular grid with black text&#10;&#10;Description automatically generated"/>
                    <pic:cNvPicPr/>
                  </pic:nvPicPr>
                  <pic:blipFill>
                    <a:blip r:embed="rId25"/>
                    <a:stretch>
                      <a:fillRect/>
                    </a:stretch>
                  </pic:blipFill>
                  <pic:spPr>
                    <a:xfrm>
                      <a:off x="0" y="0"/>
                      <a:ext cx="6481445" cy="2607945"/>
                    </a:xfrm>
                    <a:prstGeom prst="rect">
                      <a:avLst/>
                    </a:prstGeom>
                  </pic:spPr>
                </pic:pic>
              </a:graphicData>
            </a:graphic>
          </wp:inline>
        </w:drawing>
      </w:r>
    </w:p>
    <w:p w14:paraId="2C1CB925" w14:textId="77777777" w:rsidR="00B941AB" w:rsidRDefault="00B941AB" w:rsidP="0015207F">
      <w:pPr>
        <w:rPr>
          <w:rFonts w:ascii="Calibri" w:hAnsi="Calibri" w:cs="Calibri"/>
          <w:sz w:val="22"/>
          <w:lang w:val="en-GB"/>
        </w:rPr>
      </w:pPr>
    </w:p>
    <w:p w14:paraId="3E3B7D34" w14:textId="77777777" w:rsidR="00766EAE" w:rsidRDefault="00766EAE" w:rsidP="0015207F">
      <w:pPr>
        <w:rPr>
          <w:rFonts w:ascii="Calibri" w:hAnsi="Calibri" w:cs="Calibri"/>
          <w:sz w:val="22"/>
          <w:lang w:val="en-GB"/>
        </w:rPr>
      </w:pPr>
    </w:p>
    <w:p w14:paraId="0C26FA4F" w14:textId="77777777" w:rsidR="00766EAE" w:rsidRDefault="00766EAE" w:rsidP="0015207F">
      <w:pPr>
        <w:rPr>
          <w:rFonts w:ascii="Calibri" w:hAnsi="Calibri" w:cs="Calibri"/>
          <w:sz w:val="22"/>
          <w:lang w:val="en-GB"/>
        </w:rPr>
      </w:pPr>
    </w:p>
    <w:p w14:paraId="6EE8190B" w14:textId="77777777" w:rsidR="00766EAE" w:rsidRDefault="00766EAE" w:rsidP="0015207F">
      <w:pPr>
        <w:rPr>
          <w:rFonts w:ascii="Calibri" w:hAnsi="Calibri" w:cs="Calibri"/>
          <w:sz w:val="22"/>
          <w:lang w:val="en-GB"/>
        </w:rPr>
      </w:pPr>
    </w:p>
    <w:p w14:paraId="2EF56525" w14:textId="77777777" w:rsidR="00766EAE" w:rsidRDefault="00766EAE" w:rsidP="0015207F">
      <w:pPr>
        <w:rPr>
          <w:rFonts w:ascii="Calibri" w:hAnsi="Calibri" w:cs="Calibri"/>
          <w:sz w:val="22"/>
          <w:lang w:val="en-GB"/>
        </w:rPr>
      </w:pPr>
    </w:p>
    <w:p w14:paraId="35E04D74" w14:textId="77777777" w:rsidR="00766EAE" w:rsidRDefault="00766EAE" w:rsidP="0015207F">
      <w:pPr>
        <w:rPr>
          <w:rFonts w:ascii="Calibri" w:hAnsi="Calibri" w:cs="Calibri"/>
          <w:sz w:val="22"/>
          <w:lang w:val="en-GB"/>
        </w:rPr>
      </w:pPr>
    </w:p>
    <w:p w14:paraId="15A27DF4" w14:textId="77777777" w:rsidR="00766EAE" w:rsidRDefault="00766EAE" w:rsidP="0015207F">
      <w:pPr>
        <w:rPr>
          <w:rFonts w:ascii="Calibri" w:hAnsi="Calibri" w:cs="Calibri"/>
          <w:sz w:val="22"/>
          <w:lang w:val="en-GB"/>
        </w:rPr>
      </w:pPr>
    </w:p>
    <w:p w14:paraId="61E20E0C" w14:textId="4C100AF2" w:rsidR="00857ECD" w:rsidRDefault="00857ECD" w:rsidP="0015207F">
      <w:pPr>
        <w:rPr>
          <w:rFonts w:ascii="Calibri" w:hAnsi="Calibri" w:cs="Calibri"/>
          <w:b/>
          <w:bCs/>
          <w:sz w:val="32"/>
          <w:szCs w:val="32"/>
          <w:lang w:val="en-GB"/>
        </w:rPr>
      </w:pPr>
      <w:r w:rsidRPr="00857ECD">
        <w:rPr>
          <w:rFonts w:ascii="Calibri" w:hAnsi="Calibri" w:cs="Calibri"/>
          <w:b/>
          <w:bCs/>
          <w:sz w:val="32"/>
          <w:szCs w:val="32"/>
          <w:lang w:val="en-GB"/>
        </w:rPr>
        <w:lastRenderedPageBreak/>
        <w:t>Proxy PDU format</w:t>
      </w:r>
    </w:p>
    <w:p w14:paraId="4114CCFA" w14:textId="77777777" w:rsidR="00342F19" w:rsidRPr="00342F19" w:rsidRDefault="00342F19" w:rsidP="00342F19">
      <w:pPr>
        <w:rPr>
          <w:rFonts w:cs="Calibri"/>
          <w:sz w:val="22"/>
          <w:lang w:val="en-GB"/>
        </w:rPr>
      </w:pPr>
      <w:r w:rsidRPr="00342F19">
        <w:rPr>
          <w:rFonts w:cs="Calibri"/>
          <w:sz w:val="22"/>
          <w:lang w:val="en-GB"/>
        </w:rPr>
        <w:t xml:space="preserve">A Proxy Client and a Proxy Server exchange Proxy PDUs. Proxy PDUs can contain Network PDUs, </w:t>
      </w:r>
    </w:p>
    <w:p w14:paraId="218C5CEE" w14:textId="56085BA6" w:rsidR="00342F19" w:rsidRPr="00342F19" w:rsidRDefault="00342F19" w:rsidP="00342F19">
      <w:pPr>
        <w:rPr>
          <w:rFonts w:cs="Calibri"/>
          <w:sz w:val="22"/>
          <w:lang w:val="en-GB"/>
        </w:rPr>
      </w:pPr>
      <w:r w:rsidRPr="00342F19">
        <w:rPr>
          <w:rFonts w:cs="Calibri"/>
          <w:sz w:val="22"/>
          <w:lang w:val="en-GB"/>
        </w:rPr>
        <w:t>mesh beacons, proxy configuration messages or Provisioning PDUs.</w:t>
      </w:r>
    </w:p>
    <w:p w14:paraId="15452630" w14:textId="328FD30C" w:rsidR="00B941AB" w:rsidRDefault="00857ECD" w:rsidP="0015207F">
      <w:pPr>
        <w:rPr>
          <w:rFonts w:ascii="Calibri" w:hAnsi="Calibri" w:cs="Calibri"/>
          <w:sz w:val="22"/>
          <w:lang w:val="en-GB"/>
        </w:rPr>
      </w:pPr>
      <w:r w:rsidRPr="00857ECD">
        <w:rPr>
          <w:rFonts w:ascii="Calibri" w:hAnsi="Calibri" w:cs="Calibri"/>
          <w:sz w:val="22"/>
          <w:lang w:val="en-GB"/>
        </w:rPr>
        <w:drawing>
          <wp:inline distT="0" distB="0" distL="0" distR="0" wp14:anchorId="52A03A64" wp14:editId="67ECEFA8">
            <wp:extent cx="4038808" cy="9588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38808" cy="958899"/>
                    </a:xfrm>
                    <a:prstGeom prst="rect">
                      <a:avLst/>
                    </a:prstGeom>
                  </pic:spPr>
                </pic:pic>
              </a:graphicData>
            </a:graphic>
          </wp:inline>
        </w:drawing>
      </w:r>
    </w:p>
    <w:p w14:paraId="23E62BDC" w14:textId="77777777" w:rsidR="009E2D63" w:rsidRDefault="009E2D63" w:rsidP="0015207F">
      <w:pPr>
        <w:rPr>
          <w:rFonts w:ascii="Calibri" w:hAnsi="Calibri" w:cs="Calibri"/>
          <w:sz w:val="22"/>
          <w:lang w:val="en-GB"/>
        </w:rPr>
      </w:pPr>
    </w:p>
    <w:p w14:paraId="33830842" w14:textId="1C8D0225" w:rsidR="00BC5DAE" w:rsidRDefault="00847DAF" w:rsidP="009E2D63">
      <w:pPr>
        <w:pStyle w:val="Default"/>
        <w:jc w:val="both"/>
        <w:rPr>
          <w:rFonts w:asciiTheme="minorHAnsi" w:hAnsiTheme="minorHAnsi"/>
          <w:color w:val="2E2E2E"/>
          <w:sz w:val="22"/>
          <w:szCs w:val="22"/>
        </w:rPr>
      </w:pPr>
      <w:r w:rsidRPr="0029537D">
        <w:rPr>
          <w:rFonts w:asciiTheme="minorHAnsi" w:hAnsiTheme="minorHAnsi" w:cs="Calibri"/>
          <w:sz w:val="22"/>
          <w:szCs w:val="22"/>
          <w:lang w:val="en-GB"/>
        </w:rPr>
        <w:t>SAR -</w:t>
      </w:r>
      <w:r w:rsidR="00BC5DAE" w:rsidRPr="0029537D">
        <w:rPr>
          <w:rFonts w:asciiTheme="minorHAnsi" w:hAnsiTheme="minorHAnsi" w:cs="Calibri"/>
          <w:sz w:val="22"/>
          <w:szCs w:val="22"/>
          <w:lang w:val="en-GB"/>
        </w:rPr>
        <w:t xml:space="preserve"> </w:t>
      </w:r>
      <w:r w:rsidR="00BC5DAE" w:rsidRPr="0029537D">
        <w:rPr>
          <w:rFonts w:asciiTheme="minorHAnsi" w:hAnsiTheme="minorHAnsi"/>
          <w:color w:val="2E2E2E"/>
          <w:sz w:val="22"/>
          <w:szCs w:val="22"/>
        </w:rPr>
        <w:t>Message segmentation and reassembly information</w:t>
      </w:r>
    </w:p>
    <w:p w14:paraId="2385DF90" w14:textId="77777777" w:rsidR="0029537D" w:rsidRPr="0029537D" w:rsidRDefault="0029537D" w:rsidP="009E2D63">
      <w:pPr>
        <w:pStyle w:val="Default"/>
        <w:jc w:val="both"/>
        <w:rPr>
          <w:rFonts w:asciiTheme="minorHAnsi" w:hAnsiTheme="minorHAnsi"/>
          <w:color w:val="2E2E2E"/>
          <w:sz w:val="22"/>
          <w:szCs w:val="22"/>
        </w:rPr>
      </w:pPr>
    </w:p>
    <w:p w14:paraId="60F47081" w14:textId="22A3AE9A" w:rsidR="009E2D63" w:rsidRPr="0029537D" w:rsidRDefault="007D0B0B" w:rsidP="009E2D63">
      <w:pPr>
        <w:jc w:val="both"/>
        <w:rPr>
          <w:rFonts w:cs="Calibri"/>
          <w:sz w:val="22"/>
          <w:lang w:val="en-GB"/>
        </w:rPr>
      </w:pPr>
      <w:r w:rsidRPr="0029537D">
        <w:rPr>
          <w:rFonts w:cs="Calibri"/>
          <w:sz w:val="22"/>
          <w:lang w:val="en-GB"/>
        </w:rPr>
        <w:t>Message</w:t>
      </w:r>
      <w:r w:rsidR="0029537D">
        <w:rPr>
          <w:rFonts w:cs="Calibri"/>
          <w:sz w:val="22"/>
          <w:lang w:val="en-GB"/>
        </w:rPr>
        <w:t xml:space="preserve"> </w:t>
      </w:r>
      <w:r w:rsidRPr="0029537D">
        <w:rPr>
          <w:rFonts w:cs="Calibri"/>
          <w:sz w:val="22"/>
          <w:lang w:val="en-GB"/>
        </w:rPr>
        <w:t>Type</w:t>
      </w:r>
      <w:r w:rsidRPr="0029537D">
        <w:rPr>
          <w:rFonts w:cs="Calibri"/>
          <w:sz w:val="22"/>
          <w:lang w:val="en-GB"/>
        </w:rPr>
        <w:t xml:space="preserve"> -</w:t>
      </w:r>
      <w:r w:rsidRPr="0029537D">
        <w:rPr>
          <w:rFonts w:cs="Calibri"/>
          <w:sz w:val="22"/>
          <w:lang w:val="en-GB"/>
        </w:rPr>
        <w:t xml:space="preserve"> Type of message contained in the </w:t>
      </w:r>
      <w:proofErr w:type="gramStart"/>
      <w:r w:rsidRPr="0029537D">
        <w:rPr>
          <w:rFonts w:cs="Calibri"/>
          <w:sz w:val="22"/>
          <w:lang w:val="en-GB"/>
        </w:rPr>
        <w:t>PDU</w:t>
      </w:r>
      <w:proofErr w:type="gramEnd"/>
    </w:p>
    <w:p w14:paraId="0940030E" w14:textId="232BC36A" w:rsidR="009E2D63" w:rsidRPr="0029537D" w:rsidRDefault="009E2D63" w:rsidP="009E2D63">
      <w:pPr>
        <w:jc w:val="both"/>
        <w:rPr>
          <w:rFonts w:cs="Calibri"/>
          <w:sz w:val="22"/>
          <w:lang w:val="en-GB"/>
        </w:rPr>
      </w:pPr>
      <w:r w:rsidRPr="0029537D">
        <w:rPr>
          <w:rFonts w:cs="Calibri"/>
          <w:sz w:val="22"/>
          <w:lang w:val="en-GB"/>
        </w:rPr>
        <w:t>Data Full message or message segment</w:t>
      </w:r>
    </w:p>
    <w:p w14:paraId="7FC5AABC" w14:textId="79B11251" w:rsidR="00B941AB" w:rsidRDefault="00B941AB" w:rsidP="0015207F">
      <w:pPr>
        <w:rPr>
          <w:rFonts w:ascii="Calibri" w:hAnsi="Calibri" w:cs="Calibri"/>
          <w:sz w:val="22"/>
          <w:lang w:val="en-GB"/>
        </w:rPr>
      </w:pPr>
    </w:p>
    <w:p w14:paraId="5C1DF7DC" w14:textId="77777777" w:rsidR="0015207F" w:rsidRDefault="0015207F" w:rsidP="0015207F">
      <w:pPr>
        <w:rPr>
          <w:rFonts w:ascii="Calibri" w:hAnsi="Calibri" w:cs="Calibri"/>
          <w:sz w:val="22"/>
          <w:lang w:val="en-GB"/>
        </w:rPr>
      </w:pPr>
    </w:p>
    <w:p w14:paraId="351A44BC" w14:textId="134F7D64" w:rsidR="00044A0E" w:rsidRDefault="00B058DE" w:rsidP="004F44BE">
      <w:pPr>
        <w:pStyle w:val="Heading1"/>
      </w:pPr>
      <w:r>
        <w:lastRenderedPageBreak/>
        <w:t>L</w:t>
      </w:r>
      <w:r w:rsidR="58CBC3C9">
        <w:t>icense Details</w:t>
      </w:r>
      <w:bookmarkEnd w:id="20"/>
      <w:bookmarkEnd w:id="21"/>
    </w:p>
    <w:p w14:paraId="62CC0251" w14:textId="1A12AEB3" w:rsidR="000D0814" w:rsidRPr="000D0814" w:rsidRDefault="000C0470" w:rsidP="000D0814">
      <w:pPr>
        <w:rPr>
          <w:lang w:val="en-GB"/>
        </w:rPr>
      </w:pPr>
      <w:r>
        <w:rPr>
          <w:lang w:val="en-GB"/>
        </w:rPr>
        <w:t xml:space="preserve">           </w:t>
      </w:r>
      <w:r w:rsidR="000D0814">
        <w:rPr>
          <w:lang w:val="en-GB"/>
        </w:rPr>
        <w:t>NA For now!</w:t>
      </w:r>
    </w:p>
    <w:p w14:paraId="0A7E7C8D" w14:textId="6161DA57" w:rsidR="00044A0E" w:rsidRDefault="58CBC3C9" w:rsidP="004F44BE">
      <w:pPr>
        <w:pStyle w:val="Heading1"/>
      </w:pPr>
      <w:bookmarkStart w:id="22" w:name="_Toc500642899"/>
      <w:bookmarkStart w:id="23" w:name="_Toc1787482695"/>
      <w:r>
        <w:lastRenderedPageBreak/>
        <w:t>Development Environment</w:t>
      </w:r>
      <w:bookmarkEnd w:id="22"/>
      <w:bookmarkEnd w:id="23"/>
    </w:p>
    <w:p w14:paraId="1F7C66EC" w14:textId="46301907" w:rsidR="00044A0E" w:rsidRDefault="58CBC3C9" w:rsidP="004F44BE">
      <w:pPr>
        <w:pStyle w:val="Heading2"/>
      </w:pPr>
      <w:bookmarkStart w:id="24" w:name="_Toc1599519738"/>
      <w:bookmarkStart w:id="25" w:name="_Toc506613012"/>
      <w:r>
        <w:t xml:space="preserve"> HW Detail</w:t>
      </w:r>
      <w:bookmarkEnd w:id="24"/>
      <w:bookmarkEnd w:id="25"/>
    </w:p>
    <w:p w14:paraId="4536E841" w14:textId="77777777" w:rsidR="001B720E" w:rsidRPr="003227D4" w:rsidRDefault="001B720E" w:rsidP="001B720E">
      <w:pPr>
        <w:rPr>
          <w:lang w:val="en-GB"/>
        </w:rPr>
      </w:pPr>
      <w:r w:rsidRPr="003227D4">
        <w:rPr>
          <w:lang w:val="en-GB"/>
        </w:rPr>
        <w:t>Ubuntu Version: 22.04</w:t>
      </w:r>
    </w:p>
    <w:p w14:paraId="3E3D0007" w14:textId="77777777" w:rsidR="001B720E" w:rsidRPr="001B720E" w:rsidRDefault="001B720E" w:rsidP="001B720E">
      <w:pPr>
        <w:rPr>
          <w:lang w:val="en-GB"/>
        </w:rPr>
      </w:pPr>
    </w:p>
    <w:p w14:paraId="76D0AB5E" w14:textId="529B5504" w:rsidR="0058408B" w:rsidRDefault="369E4567" w:rsidP="004F44BE">
      <w:pPr>
        <w:pStyle w:val="Heading2"/>
      </w:pPr>
      <w:bookmarkStart w:id="26" w:name="_Toc62213793"/>
      <w:bookmarkStart w:id="27" w:name="_Toc1850541644"/>
      <w:r>
        <w:t>Development host</w:t>
      </w:r>
      <w:bookmarkEnd w:id="26"/>
      <w:bookmarkEnd w:id="27"/>
    </w:p>
    <w:p w14:paraId="62A9B414" w14:textId="77777777" w:rsidR="001B720E" w:rsidRPr="003227D4" w:rsidRDefault="001B720E" w:rsidP="001B720E">
      <w:pPr>
        <w:rPr>
          <w:lang w:val="en-GB"/>
        </w:rPr>
      </w:pPr>
      <w:r w:rsidRPr="003227D4">
        <w:rPr>
          <w:lang w:val="en-GB"/>
        </w:rPr>
        <w:t>Ubuntu Version: 22.04</w:t>
      </w:r>
    </w:p>
    <w:p w14:paraId="2C19539F" w14:textId="77777777" w:rsidR="001B720E" w:rsidRPr="001B720E" w:rsidRDefault="001B720E" w:rsidP="001B720E">
      <w:pPr>
        <w:rPr>
          <w:lang w:val="en-GB"/>
        </w:rPr>
      </w:pPr>
    </w:p>
    <w:p w14:paraId="6D64ED67" w14:textId="4CF7BE64" w:rsidR="003227D4" w:rsidRDefault="782B664B" w:rsidP="004F44BE">
      <w:pPr>
        <w:pStyle w:val="Heading2"/>
      </w:pPr>
      <w:bookmarkStart w:id="28" w:name="_Toc37266272"/>
      <w:bookmarkStart w:id="29" w:name="_Toc21893518"/>
      <w:r>
        <w:t xml:space="preserve">Build tools and </w:t>
      </w:r>
      <w:proofErr w:type="gramStart"/>
      <w:r>
        <w:t>IDE</w:t>
      </w:r>
      <w:bookmarkEnd w:id="28"/>
      <w:bookmarkEnd w:id="29"/>
      <w:proofErr w:type="gramEnd"/>
    </w:p>
    <w:p w14:paraId="0FC0064F" w14:textId="4F690989" w:rsidR="000D24D5" w:rsidRPr="000D24D5" w:rsidRDefault="0015207F" w:rsidP="000D24D5">
      <w:pPr>
        <w:rPr>
          <w:lang w:val="en-GB"/>
        </w:rPr>
      </w:pPr>
      <w:r>
        <w:rPr>
          <w:lang w:val="en-GB"/>
        </w:rPr>
        <w:t>Ubuntu Version: 22.04</w:t>
      </w:r>
    </w:p>
    <w:p w14:paraId="2FC7AF86" w14:textId="54BEAFA2" w:rsidR="003227D4" w:rsidRDefault="000D24D5" w:rsidP="000D24D5">
      <w:pPr>
        <w:rPr>
          <w:lang w:val="en-GB"/>
        </w:rPr>
      </w:pPr>
      <w:r w:rsidRPr="000D24D5">
        <w:rPr>
          <w:lang w:val="en-GB"/>
        </w:rPr>
        <w:t>nRFConnect App</w:t>
      </w:r>
    </w:p>
    <w:p w14:paraId="1298BAF4" w14:textId="650CB85F" w:rsidR="003227D4" w:rsidRPr="0058408B" w:rsidRDefault="003227D4" w:rsidP="003227D4">
      <w:pPr>
        <w:rPr>
          <w:lang w:val="en-GB"/>
        </w:rPr>
      </w:pPr>
    </w:p>
    <w:p w14:paraId="2550E456" w14:textId="3AB59545" w:rsidR="00044A0E" w:rsidRPr="00044A0E" w:rsidRDefault="00044A0E" w:rsidP="00044A0E">
      <w:pPr>
        <w:rPr>
          <w:lang w:val="en-GB"/>
        </w:rPr>
      </w:pPr>
    </w:p>
    <w:p w14:paraId="559469D7" w14:textId="76B7F6A8" w:rsidR="00044A0E" w:rsidRPr="00044A0E" w:rsidRDefault="00044A0E" w:rsidP="00044A0E">
      <w:pPr>
        <w:rPr>
          <w:lang w:val="en-GB"/>
        </w:rPr>
      </w:pPr>
    </w:p>
    <w:p w14:paraId="40DF6011" w14:textId="2E650813" w:rsidR="00D1372B" w:rsidRDefault="5C4FFD0C" w:rsidP="004F44BE">
      <w:pPr>
        <w:pStyle w:val="Heading1"/>
      </w:pPr>
      <w:bookmarkStart w:id="30" w:name="_Toc1952426033"/>
      <w:bookmarkStart w:id="31" w:name="_Toc283553153"/>
      <w:r>
        <w:lastRenderedPageBreak/>
        <w:t>Configurations Supported</w:t>
      </w:r>
      <w:bookmarkEnd w:id="30"/>
      <w:bookmarkEnd w:id="31"/>
    </w:p>
    <w:p w14:paraId="4E71CA35" w14:textId="7E672E10" w:rsidR="006745D2" w:rsidRPr="006745D2" w:rsidRDefault="4542D0DA" w:rsidP="004F44BE">
      <w:pPr>
        <w:pStyle w:val="Heading2"/>
      </w:pPr>
      <w:bookmarkStart w:id="32" w:name="_Toc33550202"/>
      <w:bookmarkStart w:id="33" w:name="_Toc131068032"/>
      <w:bookmarkStart w:id="34" w:name="_Toc131082766"/>
      <w:bookmarkStart w:id="35" w:name="_Toc933963888"/>
      <w:bookmarkStart w:id="36" w:name="_Toc2015727144"/>
      <w:r>
        <w:t>Compile time configuration</w:t>
      </w:r>
      <w:bookmarkEnd w:id="32"/>
      <w:bookmarkEnd w:id="33"/>
      <w:bookmarkEnd w:id="34"/>
      <w:bookmarkEnd w:id="35"/>
      <w:bookmarkEnd w:id="36"/>
    </w:p>
    <w:p w14:paraId="3CFDA54E" w14:textId="6A4441A6" w:rsidR="00D1372B" w:rsidRDefault="007B783C" w:rsidP="00D1372B">
      <w:pPr>
        <w:rPr>
          <w:lang w:val="en-GB"/>
        </w:rPr>
      </w:pPr>
      <w:r w:rsidRPr="007B783C">
        <w:rPr>
          <w:lang w:val="en-GB"/>
        </w:rPr>
        <w:t>Kconfig file has multiple configurations compile time. This part will be added during development phase.</w:t>
      </w:r>
    </w:p>
    <w:p w14:paraId="7F9787C7" w14:textId="031F24EF" w:rsidR="006745D2" w:rsidRDefault="4542D0DA" w:rsidP="004F44BE">
      <w:pPr>
        <w:pStyle w:val="Heading2"/>
      </w:pPr>
      <w:bookmarkStart w:id="37" w:name="_Toc863398459"/>
      <w:bookmarkStart w:id="38" w:name="_Toc517991652"/>
      <w:r>
        <w:t>Initialization configuration</w:t>
      </w:r>
      <w:bookmarkEnd w:id="37"/>
      <w:bookmarkEnd w:id="38"/>
    </w:p>
    <w:p w14:paraId="4A95D976" w14:textId="6305FCF5" w:rsidR="006745D2" w:rsidRDefault="4542D0DA" w:rsidP="004F44BE">
      <w:pPr>
        <w:pStyle w:val="Heading2"/>
      </w:pPr>
      <w:bookmarkStart w:id="39" w:name="_Toc996369751"/>
      <w:bookmarkStart w:id="40" w:name="_Toc33291408"/>
      <w:r>
        <w:t>Runtime configuration</w:t>
      </w:r>
      <w:bookmarkEnd w:id="39"/>
      <w:bookmarkEnd w:id="40"/>
    </w:p>
    <w:p w14:paraId="77C62322" w14:textId="073ED148" w:rsidR="004D7023" w:rsidRDefault="004D7023" w:rsidP="004D7023">
      <w:pPr>
        <w:rPr>
          <w:lang w:val="en-GB"/>
        </w:rPr>
      </w:pPr>
    </w:p>
    <w:p w14:paraId="0FEF6970" w14:textId="77E9DD97" w:rsidR="004D7023" w:rsidRDefault="004D7023" w:rsidP="004D7023">
      <w:pPr>
        <w:rPr>
          <w:lang w:val="en-GB"/>
        </w:rPr>
      </w:pPr>
    </w:p>
    <w:p w14:paraId="61E6F4FF" w14:textId="14B4AD64" w:rsidR="004D7023" w:rsidRDefault="004D7023" w:rsidP="004D7023">
      <w:pPr>
        <w:rPr>
          <w:lang w:val="en-GB"/>
        </w:rPr>
      </w:pPr>
    </w:p>
    <w:p w14:paraId="726C9218" w14:textId="5FF37082" w:rsidR="004D7023" w:rsidRDefault="004D7023" w:rsidP="004D7023">
      <w:pPr>
        <w:rPr>
          <w:lang w:val="en-GB"/>
        </w:rPr>
      </w:pPr>
    </w:p>
    <w:p w14:paraId="1930066B" w14:textId="0C734096" w:rsidR="004D7023" w:rsidRDefault="004D7023" w:rsidP="004D7023">
      <w:pPr>
        <w:rPr>
          <w:lang w:val="en-GB"/>
        </w:rPr>
      </w:pPr>
    </w:p>
    <w:p w14:paraId="3C816D5E" w14:textId="4BA39FD2" w:rsidR="004D7023" w:rsidRDefault="004D7023" w:rsidP="004D7023">
      <w:pPr>
        <w:rPr>
          <w:lang w:val="en-GB"/>
        </w:rPr>
      </w:pPr>
    </w:p>
    <w:p w14:paraId="5F372337" w14:textId="1D00535E" w:rsidR="004D7023" w:rsidRDefault="004D7023" w:rsidP="004D7023">
      <w:pPr>
        <w:rPr>
          <w:lang w:val="en-GB"/>
        </w:rPr>
      </w:pPr>
    </w:p>
    <w:p w14:paraId="308AFF03" w14:textId="21FD15A9" w:rsidR="004D7023" w:rsidRDefault="004D7023" w:rsidP="004D7023">
      <w:pPr>
        <w:rPr>
          <w:lang w:val="en-GB"/>
        </w:rPr>
      </w:pPr>
    </w:p>
    <w:p w14:paraId="0534A82D" w14:textId="7158FBC4" w:rsidR="004D7023" w:rsidRDefault="004D7023" w:rsidP="004D7023">
      <w:pPr>
        <w:rPr>
          <w:lang w:val="en-GB"/>
        </w:rPr>
      </w:pPr>
    </w:p>
    <w:p w14:paraId="7DBF723B" w14:textId="4817C127" w:rsidR="004D7023" w:rsidRDefault="004D7023" w:rsidP="004D7023">
      <w:pPr>
        <w:rPr>
          <w:lang w:val="en-GB"/>
        </w:rPr>
      </w:pPr>
    </w:p>
    <w:p w14:paraId="5259D0F4" w14:textId="280DFBEA" w:rsidR="004D7023" w:rsidRDefault="004D7023" w:rsidP="004D7023">
      <w:pPr>
        <w:rPr>
          <w:lang w:val="en-GB"/>
        </w:rPr>
      </w:pPr>
    </w:p>
    <w:p w14:paraId="3B85FD13" w14:textId="4B5FF6FA" w:rsidR="004D7023" w:rsidRDefault="004D7023" w:rsidP="004D7023">
      <w:pPr>
        <w:rPr>
          <w:lang w:val="en-GB"/>
        </w:rPr>
      </w:pPr>
    </w:p>
    <w:p w14:paraId="3B92AA2A" w14:textId="33E6E0BC" w:rsidR="004D7023" w:rsidRDefault="004D7023" w:rsidP="004D7023">
      <w:pPr>
        <w:rPr>
          <w:lang w:val="en-GB"/>
        </w:rPr>
      </w:pPr>
    </w:p>
    <w:p w14:paraId="3B486B88" w14:textId="4EB220E2" w:rsidR="004D7023" w:rsidRDefault="004D7023" w:rsidP="004D7023">
      <w:pPr>
        <w:rPr>
          <w:lang w:val="en-GB"/>
        </w:rPr>
      </w:pPr>
    </w:p>
    <w:p w14:paraId="22A458D8" w14:textId="574DFDBD" w:rsidR="004D7023" w:rsidRDefault="004D7023" w:rsidP="004D7023">
      <w:pPr>
        <w:rPr>
          <w:lang w:val="en-GB"/>
        </w:rPr>
      </w:pPr>
    </w:p>
    <w:p w14:paraId="660C29E1" w14:textId="7ECADE53" w:rsidR="004D7023" w:rsidRDefault="004D7023" w:rsidP="004D7023">
      <w:pPr>
        <w:rPr>
          <w:lang w:val="en-GB"/>
        </w:rPr>
      </w:pPr>
    </w:p>
    <w:p w14:paraId="47C0106F" w14:textId="7AD9035B" w:rsidR="004D7023" w:rsidRDefault="004D7023" w:rsidP="004D7023">
      <w:pPr>
        <w:rPr>
          <w:lang w:val="en-GB"/>
        </w:rPr>
      </w:pPr>
    </w:p>
    <w:p w14:paraId="7262B5D6" w14:textId="1A449AD2" w:rsidR="004D7023" w:rsidRDefault="004D7023" w:rsidP="004D7023">
      <w:pPr>
        <w:rPr>
          <w:lang w:val="en-GB"/>
        </w:rPr>
      </w:pPr>
    </w:p>
    <w:p w14:paraId="54F41B84" w14:textId="0BCD8A59" w:rsidR="004D7023" w:rsidRDefault="004D7023" w:rsidP="004D7023">
      <w:pPr>
        <w:rPr>
          <w:lang w:val="en-GB"/>
        </w:rPr>
      </w:pPr>
    </w:p>
    <w:p w14:paraId="67413AA4" w14:textId="214FD6CB" w:rsidR="004D7023" w:rsidRDefault="004D7023" w:rsidP="004D7023">
      <w:pPr>
        <w:rPr>
          <w:lang w:val="en-GB"/>
        </w:rPr>
      </w:pPr>
    </w:p>
    <w:p w14:paraId="0EEFEEC2" w14:textId="0B6D652A" w:rsidR="004D7023" w:rsidRDefault="004D7023" w:rsidP="004D7023">
      <w:pPr>
        <w:rPr>
          <w:lang w:val="en-GB"/>
        </w:rPr>
      </w:pPr>
    </w:p>
    <w:p w14:paraId="7ECEB593" w14:textId="72B5FA16" w:rsidR="004D7023" w:rsidRDefault="004D7023" w:rsidP="004D7023">
      <w:pPr>
        <w:rPr>
          <w:lang w:val="en-GB"/>
        </w:rPr>
      </w:pPr>
    </w:p>
    <w:p w14:paraId="4A4809F7" w14:textId="502CB5B8" w:rsidR="004D7023" w:rsidRDefault="004D7023" w:rsidP="004D7023">
      <w:pPr>
        <w:rPr>
          <w:lang w:val="en-GB"/>
        </w:rPr>
      </w:pPr>
    </w:p>
    <w:p w14:paraId="5E443E17" w14:textId="1EB8746D" w:rsidR="004D7023" w:rsidRDefault="004D7023" w:rsidP="004D7023">
      <w:pPr>
        <w:rPr>
          <w:lang w:val="en-GB"/>
        </w:rPr>
      </w:pPr>
    </w:p>
    <w:p w14:paraId="25574162" w14:textId="3489DBEC" w:rsidR="004D7023" w:rsidRDefault="004D7023" w:rsidP="004D7023">
      <w:pPr>
        <w:rPr>
          <w:lang w:val="en-GB"/>
        </w:rPr>
      </w:pPr>
    </w:p>
    <w:p w14:paraId="2F979FF2" w14:textId="77777777" w:rsidR="004D7023" w:rsidRPr="004D7023" w:rsidRDefault="004D7023" w:rsidP="004D7023">
      <w:pPr>
        <w:rPr>
          <w:lang w:val="en-GB"/>
        </w:rPr>
      </w:pPr>
    </w:p>
    <w:p w14:paraId="43AD27DE" w14:textId="36348CEA" w:rsidR="006745D2" w:rsidRDefault="4542D0DA" w:rsidP="004F44BE">
      <w:pPr>
        <w:pStyle w:val="Heading1"/>
      </w:pPr>
      <w:bookmarkStart w:id="41" w:name="_Toc1935864293"/>
      <w:bookmarkStart w:id="42" w:name="_Toc166922805"/>
      <w:r>
        <w:lastRenderedPageBreak/>
        <w:t>Application API Library</w:t>
      </w:r>
      <w:bookmarkEnd w:id="41"/>
      <w:bookmarkEnd w:id="42"/>
    </w:p>
    <w:p w14:paraId="2984F621" w14:textId="46E0EED3" w:rsidR="00A83CF4" w:rsidRPr="00DB1BE1" w:rsidRDefault="4F39A077" w:rsidP="004F44BE">
      <w:pPr>
        <w:pStyle w:val="Heading2"/>
      </w:pPr>
      <w:bookmarkStart w:id="43" w:name="_Toc514404092"/>
      <w:bookmarkStart w:id="44" w:name="_Toc1448400100"/>
      <w:r>
        <w:t>Structures</w:t>
      </w:r>
      <w:bookmarkEnd w:id="43"/>
      <w:bookmarkEnd w:id="44"/>
    </w:p>
    <w:p w14:paraId="2284DA34" w14:textId="5F28796E" w:rsidR="16319D4A" w:rsidRDefault="16319D4A" w:rsidP="16319D4A"/>
    <w:tbl>
      <w:tblPr>
        <w:tblStyle w:val="TableGrid"/>
        <w:tblW w:w="0" w:type="auto"/>
        <w:tblLayout w:type="fixed"/>
        <w:tblLook w:val="06A0" w:firstRow="1" w:lastRow="0" w:firstColumn="1" w:lastColumn="0" w:noHBand="1" w:noVBand="1"/>
      </w:tblPr>
      <w:tblGrid>
        <w:gridCol w:w="10200"/>
      </w:tblGrid>
      <w:tr w:rsidR="16319D4A" w14:paraId="098B2039" w14:textId="77777777" w:rsidTr="001B427C">
        <w:trPr>
          <w:trHeight w:val="300"/>
        </w:trPr>
        <w:tc>
          <w:tcPr>
            <w:tcW w:w="10200" w:type="dxa"/>
            <w:tcBorders>
              <w:top w:val="nil"/>
              <w:left w:val="nil"/>
              <w:bottom w:val="nil"/>
              <w:right w:val="nil"/>
            </w:tcBorders>
            <w:shd w:val="clear" w:color="auto" w:fill="F2F2F2" w:themeFill="background1" w:themeFillShade="F2"/>
          </w:tcPr>
          <w:p w14:paraId="5388C0F5" w14:textId="77777777" w:rsidR="002B5DF4" w:rsidRPr="006A45B4" w:rsidRDefault="002B5DF4" w:rsidP="002B5DF4">
            <w:pPr>
              <w:spacing w:line="257" w:lineRule="auto"/>
              <w:rPr>
                <w:rFonts w:ascii="Times New Roman" w:hAnsi="Times New Roman"/>
                <w:sz w:val="24"/>
                <w:szCs w:val="24"/>
              </w:rPr>
            </w:pPr>
            <w:r w:rsidRPr="006A45B4">
              <w:rPr>
                <w:rFonts w:ascii="Times New Roman" w:hAnsi="Times New Roman"/>
                <w:sz w:val="24"/>
                <w:szCs w:val="24"/>
              </w:rPr>
              <w:t>/* Attribute Information */</w:t>
            </w:r>
          </w:p>
          <w:p w14:paraId="405F53C4" w14:textId="4F71DE62" w:rsidR="002B5DF4" w:rsidRPr="006A45B4" w:rsidRDefault="002B5DF4" w:rsidP="002B5DF4">
            <w:pPr>
              <w:spacing w:line="257" w:lineRule="auto"/>
              <w:rPr>
                <w:rFonts w:ascii="Times New Roman" w:hAnsi="Times New Roman"/>
                <w:sz w:val="24"/>
                <w:szCs w:val="24"/>
              </w:rPr>
            </w:pPr>
            <w:r w:rsidRPr="006A45B4">
              <w:rPr>
                <w:rFonts w:ascii="Times New Roman" w:hAnsi="Times New Roman"/>
                <w:sz w:val="24"/>
                <w:szCs w:val="24"/>
              </w:rPr>
              <w:t>struct _attribute {</w:t>
            </w:r>
          </w:p>
          <w:p w14:paraId="241D5B19" w14:textId="77777777" w:rsidR="002B5DF4" w:rsidRPr="006A45B4" w:rsidRDefault="002B5DF4" w:rsidP="002B5DF4">
            <w:pPr>
              <w:spacing w:line="257" w:lineRule="auto"/>
              <w:rPr>
                <w:rFonts w:ascii="Times New Roman" w:hAnsi="Times New Roman"/>
                <w:sz w:val="24"/>
                <w:szCs w:val="24"/>
              </w:rPr>
            </w:pPr>
            <w:r w:rsidRPr="006A45B4">
              <w:rPr>
                <w:rFonts w:ascii="Times New Roman" w:hAnsi="Times New Roman"/>
                <w:sz w:val="24"/>
                <w:szCs w:val="24"/>
              </w:rPr>
              <w:t xml:space="preserve">        U16 </w:t>
            </w:r>
            <w:proofErr w:type="gramStart"/>
            <w:r w:rsidRPr="006A45B4">
              <w:rPr>
                <w:rFonts w:ascii="Times New Roman" w:hAnsi="Times New Roman"/>
                <w:sz w:val="24"/>
                <w:szCs w:val="24"/>
              </w:rPr>
              <w:t>type;</w:t>
            </w:r>
            <w:proofErr w:type="gramEnd"/>
          </w:p>
          <w:p w14:paraId="153CA035" w14:textId="77777777" w:rsidR="002B5DF4" w:rsidRPr="006A45B4" w:rsidRDefault="002B5DF4" w:rsidP="002B5DF4">
            <w:pPr>
              <w:spacing w:line="257" w:lineRule="auto"/>
              <w:rPr>
                <w:rFonts w:ascii="Times New Roman" w:hAnsi="Times New Roman"/>
                <w:sz w:val="24"/>
                <w:szCs w:val="24"/>
              </w:rPr>
            </w:pPr>
            <w:r w:rsidRPr="006A45B4">
              <w:rPr>
                <w:rFonts w:ascii="Times New Roman" w:hAnsi="Times New Roman"/>
                <w:sz w:val="24"/>
                <w:szCs w:val="24"/>
              </w:rPr>
              <w:t xml:space="preserve">        U16 </w:t>
            </w:r>
            <w:proofErr w:type="gramStart"/>
            <w:r w:rsidRPr="006A45B4">
              <w:rPr>
                <w:rFonts w:ascii="Times New Roman" w:hAnsi="Times New Roman"/>
                <w:sz w:val="24"/>
                <w:szCs w:val="24"/>
              </w:rPr>
              <w:t>handle;</w:t>
            </w:r>
            <w:proofErr w:type="gramEnd"/>
          </w:p>
          <w:p w14:paraId="51DAC7BA" w14:textId="77777777" w:rsidR="002B5DF4" w:rsidRPr="006A45B4" w:rsidRDefault="002B5DF4" w:rsidP="002B5DF4">
            <w:pPr>
              <w:spacing w:line="257" w:lineRule="auto"/>
              <w:rPr>
                <w:rFonts w:ascii="Times New Roman" w:hAnsi="Times New Roman"/>
                <w:sz w:val="24"/>
                <w:szCs w:val="24"/>
              </w:rPr>
            </w:pPr>
            <w:r w:rsidRPr="006A45B4">
              <w:rPr>
                <w:rFonts w:ascii="Times New Roman" w:hAnsi="Times New Roman"/>
                <w:sz w:val="24"/>
                <w:szCs w:val="24"/>
              </w:rPr>
              <w:t xml:space="preserve">        U8 *</w:t>
            </w:r>
            <w:proofErr w:type="gramStart"/>
            <w:r w:rsidRPr="006A45B4">
              <w:rPr>
                <w:rFonts w:ascii="Times New Roman" w:hAnsi="Times New Roman"/>
                <w:sz w:val="24"/>
                <w:szCs w:val="24"/>
              </w:rPr>
              <w:t>value;</w:t>
            </w:r>
            <w:proofErr w:type="gramEnd"/>
          </w:p>
          <w:p w14:paraId="512D066F" w14:textId="77777777" w:rsidR="002B5DF4" w:rsidRPr="006A45B4" w:rsidRDefault="002B5DF4" w:rsidP="002B5DF4">
            <w:pPr>
              <w:spacing w:line="257" w:lineRule="auto"/>
              <w:rPr>
                <w:rFonts w:ascii="Times New Roman" w:hAnsi="Times New Roman"/>
                <w:sz w:val="24"/>
                <w:szCs w:val="24"/>
              </w:rPr>
            </w:pPr>
            <w:r w:rsidRPr="006A45B4">
              <w:rPr>
                <w:rFonts w:ascii="Times New Roman" w:hAnsi="Times New Roman"/>
                <w:sz w:val="24"/>
                <w:szCs w:val="24"/>
              </w:rPr>
              <w:t xml:space="preserve">        U8 val_</w:t>
            </w:r>
            <w:proofErr w:type="gramStart"/>
            <w:r w:rsidRPr="006A45B4">
              <w:rPr>
                <w:rFonts w:ascii="Times New Roman" w:hAnsi="Times New Roman"/>
                <w:sz w:val="24"/>
                <w:szCs w:val="24"/>
              </w:rPr>
              <w:t>len;</w:t>
            </w:r>
            <w:proofErr w:type="gramEnd"/>
          </w:p>
          <w:p w14:paraId="4EF8FF68" w14:textId="786399CD" w:rsidR="002B5DF4" w:rsidRPr="006A45B4" w:rsidRDefault="002B5DF4" w:rsidP="002B5DF4">
            <w:pPr>
              <w:spacing w:line="257" w:lineRule="auto"/>
              <w:rPr>
                <w:rFonts w:ascii="Times New Roman" w:hAnsi="Times New Roman"/>
                <w:sz w:val="24"/>
                <w:szCs w:val="24"/>
              </w:rPr>
            </w:pPr>
            <w:r w:rsidRPr="006A45B4">
              <w:rPr>
                <w:rFonts w:ascii="Times New Roman" w:hAnsi="Times New Roman"/>
                <w:sz w:val="24"/>
                <w:szCs w:val="24"/>
              </w:rPr>
              <w:t>};</w:t>
            </w:r>
          </w:p>
          <w:p w14:paraId="43D8ADE2" w14:textId="77777777" w:rsidR="002B5DF4" w:rsidRPr="006A45B4" w:rsidRDefault="002B5DF4" w:rsidP="002B5DF4">
            <w:pPr>
              <w:spacing w:line="257" w:lineRule="auto"/>
              <w:rPr>
                <w:rFonts w:ascii="Times New Roman" w:hAnsi="Times New Roman"/>
                <w:sz w:val="24"/>
                <w:szCs w:val="24"/>
              </w:rPr>
            </w:pPr>
          </w:p>
          <w:p w14:paraId="738A8E52" w14:textId="77777777" w:rsidR="002B5DF4" w:rsidRPr="006A45B4" w:rsidRDefault="002B5DF4" w:rsidP="002B5DF4">
            <w:pPr>
              <w:spacing w:line="257" w:lineRule="auto"/>
              <w:rPr>
                <w:rFonts w:ascii="Times New Roman" w:eastAsia="Calibri" w:hAnsi="Times New Roman"/>
                <w:sz w:val="24"/>
                <w:szCs w:val="24"/>
              </w:rPr>
            </w:pPr>
            <w:r w:rsidRPr="006A45B4">
              <w:rPr>
                <w:rFonts w:ascii="Times New Roman" w:eastAsia="Calibri" w:hAnsi="Times New Roman"/>
                <w:sz w:val="24"/>
                <w:szCs w:val="24"/>
              </w:rPr>
              <w:t>/* Remote Device Information */</w:t>
            </w:r>
          </w:p>
          <w:p w14:paraId="2582C492" w14:textId="77777777" w:rsidR="002B5DF4" w:rsidRPr="006A45B4" w:rsidRDefault="002B5DF4" w:rsidP="002B5DF4">
            <w:pPr>
              <w:spacing w:line="257" w:lineRule="auto"/>
              <w:rPr>
                <w:rFonts w:ascii="Times New Roman" w:eastAsia="Calibri" w:hAnsi="Times New Roman"/>
                <w:sz w:val="24"/>
                <w:szCs w:val="24"/>
              </w:rPr>
            </w:pPr>
            <w:r w:rsidRPr="006A45B4">
              <w:rPr>
                <w:rFonts w:ascii="Times New Roman" w:eastAsia="Calibri" w:hAnsi="Times New Roman"/>
                <w:sz w:val="24"/>
                <w:szCs w:val="24"/>
              </w:rPr>
              <w:t xml:space="preserve">typedef </w:t>
            </w:r>
            <w:proofErr w:type="gramStart"/>
            <w:r w:rsidRPr="006A45B4">
              <w:rPr>
                <w:rFonts w:ascii="Times New Roman" w:eastAsia="Calibri" w:hAnsi="Times New Roman"/>
                <w:sz w:val="24"/>
                <w:szCs w:val="24"/>
              </w:rPr>
              <w:t>struct{</w:t>
            </w:r>
            <w:proofErr w:type="gramEnd"/>
          </w:p>
          <w:p w14:paraId="24BBD45B" w14:textId="77777777" w:rsidR="002B5DF4" w:rsidRPr="006A45B4" w:rsidRDefault="002B5DF4" w:rsidP="002B5DF4">
            <w:pPr>
              <w:spacing w:line="257" w:lineRule="auto"/>
              <w:rPr>
                <w:rFonts w:ascii="Times New Roman" w:eastAsia="Calibri" w:hAnsi="Times New Roman"/>
                <w:sz w:val="24"/>
                <w:szCs w:val="24"/>
              </w:rPr>
            </w:pPr>
            <w:r w:rsidRPr="006A45B4">
              <w:rPr>
                <w:rFonts w:ascii="Times New Roman" w:eastAsia="Calibri" w:hAnsi="Times New Roman"/>
                <w:sz w:val="24"/>
                <w:szCs w:val="24"/>
              </w:rPr>
              <w:t xml:space="preserve">        BDAddr </w:t>
            </w:r>
            <w:proofErr w:type="gramStart"/>
            <w:r w:rsidRPr="006A45B4">
              <w:rPr>
                <w:rFonts w:ascii="Times New Roman" w:eastAsia="Calibri" w:hAnsi="Times New Roman"/>
                <w:sz w:val="24"/>
                <w:szCs w:val="24"/>
              </w:rPr>
              <w:t>address;</w:t>
            </w:r>
            <w:proofErr w:type="gramEnd"/>
          </w:p>
          <w:p w14:paraId="54CE6D31" w14:textId="77777777" w:rsidR="002B5DF4" w:rsidRPr="006A45B4" w:rsidRDefault="002B5DF4" w:rsidP="002B5DF4">
            <w:pPr>
              <w:spacing w:line="257" w:lineRule="auto"/>
              <w:rPr>
                <w:rFonts w:ascii="Times New Roman" w:eastAsia="Calibri" w:hAnsi="Times New Roman"/>
                <w:sz w:val="24"/>
                <w:szCs w:val="24"/>
              </w:rPr>
            </w:pPr>
            <w:r w:rsidRPr="006A45B4">
              <w:rPr>
                <w:rFonts w:ascii="Times New Roman" w:eastAsia="Calibri" w:hAnsi="Times New Roman"/>
                <w:sz w:val="24"/>
                <w:szCs w:val="24"/>
              </w:rPr>
              <w:t xml:space="preserve">        U8 short_</w:t>
            </w:r>
            <w:proofErr w:type="gramStart"/>
            <w:r w:rsidRPr="006A45B4">
              <w:rPr>
                <w:rFonts w:ascii="Times New Roman" w:eastAsia="Calibri" w:hAnsi="Times New Roman"/>
                <w:sz w:val="24"/>
                <w:szCs w:val="24"/>
              </w:rPr>
              <w:t>name[</w:t>
            </w:r>
            <w:proofErr w:type="gramEnd"/>
            <w:r w:rsidRPr="006A45B4">
              <w:rPr>
                <w:rFonts w:ascii="Times New Roman" w:eastAsia="Calibri" w:hAnsi="Times New Roman"/>
                <w:sz w:val="24"/>
                <w:szCs w:val="24"/>
              </w:rPr>
              <w:t>10];</w:t>
            </w:r>
          </w:p>
          <w:p w14:paraId="0E3FCB3E" w14:textId="77777777" w:rsidR="002B5DF4" w:rsidRPr="006A45B4" w:rsidRDefault="002B5DF4" w:rsidP="002B5DF4">
            <w:pPr>
              <w:spacing w:line="257" w:lineRule="auto"/>
              <w:rPr>
                <w:rFonts w:ascii="Times New Roman" w:eastAsia="Calibri" w:hAnsi="Times New Roman"/>
                <w:sz w:val="24"/>
                <w:szCs w:val="24"/>
              </w:rPr>
            </w:pPr>
            <w:r w:rsidRPr="006A45B4">
              <w:rPr>
                <w:rFonts w:ascii="Times New Roman" w:eastAsia="Calibri" w:hAnsi="Times New Roman"/>
                <w:sz w:val="24"/>
                <w:szCs w:val="24"/>
              </w:rPr>
              <w:t xml:space="preserve">        U8 complete_</w:t>
            </w:r>
            <w:proofErr w:type="gramStart"/>
            <w:r w:rsidRPr="006A45B4">
              <w:rPr>
                <w:rFonts w:ascii="Times New Roman" w:eastAsia="Calibri" w:hAnsi="Times New Roman"/>
                <w:sz w:val="24"/>
                <w:szCs w:val="24"/>
              </w:rPr>
              <w:t>name[</w:t>
            </w:r>
            <w:proofErr w:type="gramEnd"/>
            <w:r w:rsidRPr="006A45B4">
              <w:rPr>
                <w:rFonts w:ascii="Times New Roman" w:eastAsia="Calibri" w:hAnsi="Times New Roman"/>
                <w:sz w:val="24"/>
                <w:szCs w:val="24"/>
              </w:rPr>
              <w:t>20];</w:t>
            </w:r>
          </w:p>
          <w:p w14:paraId="4064C637" w14:textId="77777777" w:rsidR="002B5DF4" w:rsidRPr="006A45B4" w:rsidRDefault="002B5DF4" w:rsidP="002B5DF4">
            <w:pPr>
              <w:spacing w:line="257" w:lineRule="auto"/>
              <w:rPr>
                <w:rFonts w:ascii="Times New Roman" w:eastAsia="Calibri" w:hAnsi="Times New Roman"/>
                <w:sz w:val="24"/>
                <w:szCs w:val="24"/>
              </w:rPr>
            </w:pPr>
            <w:r w:rsidRPr="006A45B4">
              <w:rPr>
                <w:rFonts w:ascii="Times New Roman" w:eastAsia="Calibri" w:hAnsi="Times New Roman"/>
                <w:sz w:val="24"/>
                <w:szCs w:val="24"/>
              </w:rPr>
              <w:t xml:space="preserve">        U16 </w:t>
            </w:r>
            <w:proofErr w:type="gramStart"/>
            <w:r w:rsidRPr="006A45B4">
              <w:rPr>
                <w:rFonts w:ascii="Times New Roman" w:eastAsia="Calibri" w:hAnsi="Times New Roman"/>
                <w:sz w:val="24"/>
                <w:szCs w:val="24"/>
              </w:rPr>
              <w:t>appearance;</w:t>
            </w:r>
            <w:proofErr w:type="gramEnd"/>
          </w:p>
          <w:p w14:paraId="75150AC3" w14:textId="77777777" w:rsidR="002B5DF4" w:rsidRPr="006A45B4" w:rsidRDefault="002B5DF4" w:rsidP="002B5DF4">
            <w:pPr>
              <w:spacing w:line="257" w:lineRule="auto"/>
              <w:rPr>
                <w:rFonts w:ascii="Times New Roman" w:eastAsia="Calibri" w:hAnsi="Times New Roman"/>
                <w:sz w:val="24"/>
                <w:szCs w:val="24"/>
              </w:rPr>
            </w:pPr>
            <w:r w:rsidRPr="006A45B4">
              <w:rPr>
                <w:rFonts w:ascii="Times New Roman" w:eastAsia="Calibri" w:hAnsi="Times New Roman"/>
                <w:sz w:val="24"/>
                <w:szCs w:val="24"/>
              </w:rPr>
              <w:t xml:space="preserve">        U16 conn_</w:t>
            </w:r>
            <w:proofErr w:type="gramStart"/>
            <w:r w:rsidRPr="006A45B4">
              <w:rPr>
                <w:rFonts w:ascii="Times New Roman" w:eastAsia="Calibri" w:hAnsi="Times New Roman"/>
                <w:sz w:val="24"/>
                <w:szCs w:val="24"/>
              </w:rPr>
              <w:t>handle;</w:t>
            </w:r>
            <w:proofErr w:type="gramEnd"/>
          </w:p>
          <w:p w14:paraId="012D84E9" w14:textId="434AD26D" w:rsidR="002B5DF4" w:rsidRDefault="002B5DF4" w:rsidP="002B5DF4">
            <w:pPr>
              <w:spacing w:line="257" w:lineRule="auto"/>
              <w:rPr>
                <w:rFonts w:ascii="Calibri" w:eastAsia="Calibri" w:hAnsi="Calibri" w:cs="Calibri"/>
                <w:sz w:val="22"/>
              </w:rPr>
            </w:pPr>
            <w:proofErr w:type="gramStart"/>
            <w:r w:rsidRPr="006A45B4">
              <w:rPr>
                <w:rFonts w:ascii="Times New Roman" w:eastAsia="Calibri" w:hAnsi="Times New Roman"/>
                <w:sz w:val="24"/>
                <w:szCs w:val="24"/>
              </w:rPr>
              <w:t>}RemDevInfo</w:t>
            </w:r>
            <w:proofErr w:type="gramEnd"/>
            <w:r w:rsidRPr="006A45B4">
              <w:rPr>
                <w:rFonts w:ascii="Times New Roman" w:eastAsia="Calibri" w:hAnsi="Times New Roman"/>
                <w:sz w:val="24"/>
                <w:szCs w:val="24"/>
              </w:rPr>
              <w:t>;</w:t>
            </w:r>
          </w:p>
        </w:tc>
      </w:tr>
    </w:tbl>
    <w:p w14:paraId="390A1111" w14:textId="10259CE2" w:rsidR="16319D4A" w:rsidRDefault="16319D4A" w:rsidP="16319D4A">
      <w:pPr>
        <w:spacing w:line="257" w:lineRule="auto"/>
        <w:rPr>
          <w:rFonts w:ascii="Calibri" w:eastAsia="Calibri" w:hAnsi="Calibri" w:cs="Calibri"/>
          <w:b/>
          <w:bCs/>
          <w:color w:val="FF0000"/>
          <w:sz w:val="36"/>
          <w:szCs w:val="36"/>
        </w:rPr>
      </w:pPr>
    </w:p>
    <w:p w14:paraId="1AB33318" w14:textId="174DED58" w:rsidR="16319D4A" w:rsidRDefault="16319D4A" w:rsidP="16319D4A">
      <w:pPr>
        <w:spacing w:line="257" w:lineRule="auto"/>
        <w:rPr>
          <w:rFonts w:ascii="Calibri" w:eastAsia="Calibri" w:hAnsi="Calibri" w:cs="Calibri"/>
          <w:sz w:val="22"/>
        </w:rPr>
      </w:pPr>
    </w:p>
    <w:p w14:paraId="2396FE52" w14:textId="72A74FDA" w:rsidR="004D7023" w:rsidRPr="004D7023" w:rsidRDefault="004D7023" w:rsidP="004D7023">
      <w:pPr>
        <w:rPr>
          <w:rFonts w:ascii="Calibri" w:eastAsia="Calibri" w:hAnsi="Calibri" w:cs="Calibri"/>
          <w:sz w:val="22"/>
        </w:rPr>
      </w:pPr>
    </w:p>
    <w:p w14:paraId="17AF43A7" w14:textId="39C30F0C" w:rsidR="004D7023" w:rsidRPr="004D7023" w:rsidRDefault="004D7023" w:rsidP="004D7023">
      <w:pPr>
        <w:rPr>
          <w:rFonts w:ascii="Calibri" w:eastAsia="Calibri" w:hAnsi="Calibri" w:cs="Calibri"/>
          <w:sz w:val="22"/>
        </w:rPr>
      </w:pPr>
    </w:p>
    <w:p w14:paraId="0B250DBD" w14:textId="278CBEFD" w:rsidR="004D7023" w:rsidRPr="004D7023" w:rsidRDefault="004D7023" w:rsidP="004D7023">
      <w:pPr>
        <w:rPr>
          <w:rFonts w:ascii="Calibri" w:eastAsia="Calibri" w:hAnsi="Calibri" w:cs="Calibri"/>
          <w:sz w:val="22"/>
        </w:rPr>
      </w:pPr>
    </w:p>
    <w:p w14:paraId="5D87B3A5" w14:textId="3A03A293" w:rsidR="004D7023" w:rsidRPr="004D7023" w:rsidRDefault="004D7023" w:rsidP="004D7023">
      <w:pPr>
        <w:rPr>
          <w:rFonts w:ascii="Calibri" w:eastAsia="Calibri" w:hAnsi="Calibri" w:cs="Calibri"/>
          <w:sz w:val="22"/>
        </w:rPr>
      </w:pPr>
    </w:p>
    <w:p w14:paraId="3880AEE1" w14:textId="3BC1C089" w:rsidR="004D7023" w:rsidRPr="004D7023" w:rsidRDefault="004D7023" w:rsidP="004D7023">
      <w:pPr>
        <w:rPr>
          <w:rFonts w:ascii="Calibri" w:eastAsia="Calibri" w:hAnsi="Calibri" w:cs="Calibri"/>
          <w:sz w:val="22"/>
        </w:rPr>
      </w:pPr>
    </w:p>
    <w:p w14:paraId="34D6AC60" w14:textId="2A9FB665" w:rsidR="004D7023" w:rsidRDefault="004D7023" w:rsidP="004D7023">
      <w:pPr>
        <w:rPr>
          <w:lang w:val="en-GB"/>
        </w:rPr>
      </w:pPr>
    </w:p>
    <w:p w14:paraId="4C24FA29" w14:textId="419DDCF2" w:rsidR="004D7023" w:rsidRDefault="004D7023" w:rsidP="004D7023">
      <w:pPr>
        <w:rPr>
          <w:lang w:val="en-GB"/>
        </w:rPr>
      </w:pPr>
    </w:p>
    <w:p w14:paraId="603218E3" w14:textId="7CF1A8A8" w:rsidR="004D7023" w:rsidRDefault="004D7023" w:rsidP="004D7023">
      <w:pPr>
        <w:rPr>
          <w:lang w:val="en-GB"/>
        </w:rPr>
      </w:pPr>
    </w:p>
    <w:p w14:paraId="5DE04052" w14:textId="7F107D66" w:rsidR="004D7023" w:rsidRDefault="004D7023" w:rsidP="004D7023">
      <w:pPr>
        <w:rPr>
          <w:lang w:val="en-GB"/>
        </w:rPr>
      </w:pPr>
    </w:p>
    <w:p w14:paraId="36A7BCAC" w14:textId="5BFDEDD2" w:rsidR="004D7023" w:rsidRDefault="004D7023" w:rsidP="004D7023">
      <w:pPr>
        <w:rPr>
          <w:lang w:val="en-GB"/>
        </w:rPr>
      </w:pPr>
    </w:p>
    <w:p w14:paraId="37997B3D" w14:textId="1619A6DC" w:rsidR="004D7023" w:rsidRDefault="004D7023" w:rsidP="004D7023">
      <w:pPr>
        <w:rPr>
          <w:lang w:val="en-GB"/>
        </w:rPr>
      </w:pPr>
    </w:p>
    <w:p w14:paraId="7122F546" w14:textId="652876D6" w:rsidR="004D7023" w:rsidRDefault="004D7023" w:rsidP="004D7023">
      <w:pPr>
        <w:rPr>
          <w:lang w:val="en-GB"/>
        </w:rPr>
      </w:pPr>
    </w:p>
    <w:p w14:paraId="39560F64" w14:textId="1A63ADB9" w:rsidR="00DC3C7E" w:rsidRPr="00DC3C7E" w:rsidRDefault="004D7023" w:rsidP="004D7023">
      <w:pPr>
        <w:pStyle w:val="Heading2"/>
      </w:pPr>
      <w:r w:rsidRPr="004D7023">
        <w:t>MACROS</w:t>
      </w:r>
    </w:p>
    <w:tbl>
      <w:tblPr>
        <w:tblStyle w:val="TableGrid"/>
        <w:tblpPr w:leftFromText="180" w:rightFromText="180" w:vertAnchor="text" w:horzAnchor="margin" w:tblpY="-55"/>
        <w:tblW w:w="10010" w:type="dxa"/>
        <w:tblBorders>
          <w:insideH w:val="none" w:sz="0" w:space="0" w:color="auto"/>
          <w:insideV w:val="none" w:sz="0" w:space="0" w:color="auto"/>
        </w:tblBorders>
        <w:tblLayout w:type="fixed"/>
        <w:tblLook w:val="06A0" w:firstRow="1" w:lastRow="0" w:firstColumn="1" w:lastColumn="0" w:noHBand="1" w:noVBand="1"/>
      </w:tblPr>
      <w:tblGrid>
        <w:gridCol w:w="10010"/>
      </w:tblGrid>
      <w:tr w:rsidR="00DC3C7E" w14:paraId="5EE05EC0" w14:textId="77777777" w:rsidTr="001B427C">
        <w:trPr>
          <w:trHeight w:val="11545"/>
        </w:trPr>
        <w:tc>
          <w:tcPr>
            <w:tcW w:w="10010" w:type="dxa"/>
            <w:tcBorders>
              <w:top w:val="nil"/>
              <w:left w:val="nil"/>
              <w:bottom w:val="nil"/>
              <w:right w:val="nil"/>
            </w:tcBorders>
            <w:shd w:val="clear" w:color="auto" w:fill="F2F2F2" w:themeFill="background1" w:themeFillShade="F2"/>
          </w:tcPr>
          <w:p w14:paraId="4F429D08" w14:textId="77777777" w:rsidR="00DC3C7E" w:rsidRDefault="00DC3C7E" w:rsidP="00DC3C7E">
            <w:pPr>
              <w:spacing w:line="257" w:lineRule="auto"/>
              <w:rPr>
                <w:rFonts w:eastAsia="Times New Roman"/>
                <w:sz w:val="24"/>
                <w:szCs w:val="24"/>
              </w:rPr>
            </w:pPr>
          </w:p>
          <w:p w14:paraId="2BA6D586" w14:textId="2D527441"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 To register a Primary Service*/</w:t>
            </w:r>
          </w:p>
          <w:p w14:paraId="3A5A33DF"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#define PRIMARY_SERVICE 0x2800</w:t>
            </w:r>
          </w:p>
          <w:p w14:paraId="3184C2B6" w14:textId="77777777" w:rsidR="00DC3C7E" w:rsidRPr="00C71627" w:rsidRDefault="00DC3C7E" w:rsidP="00DC3C7E">
            <w:pPr>
              <w:spacing w:line="257" w:lineRule="auto"/>
              <w:rPr>
                <w:rFonts w:ascii="Times New Roman" w:hAnsi="Times New Roman"/>
                <w:sz w:val="24"/>
                <w:szCs w:val="24"/>
              </w:rPr>
            </w:pPr>
          </w:p>
          <w:p w14:paraId="4D2E8BA5"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 To register a descriptor*/</w:t>
            </w:r>
          </w:p>
          <w:p w14:paraId="0DB01661"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#define DESCRIPTOR 0x2902</w:t>
            </w:r>
          </w:p>
          <w:p w14:paraId="37574E1F" w14:textId="77777777" w:rsidR="00DC3C7E" w:rsidRPr="00C71627" w:rsidRDefault="00DC3C7E" w:rsidP="00DC3C7E">
            <w:pPr>
              <w:spacing w:line="257" w:lineRule="auto"/>
              <w:rPr>
                <w:rFonts w:ascii="Times New Roman" w:hAnsi="Times New Roman"/>
                <w:sz w:val="24"/>
                <w:szCs w:val="24"/>
              </w:rPr>
            </w:pPr>
          </w:p>
          <w:p w14:paraId="2B5CCEA9"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 To register a characteristic*/</w:t>
            </w:r>
          </w:p>
          <w:p w14:paraId="2270E33E"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#define REG_CHARACTERISTICS   0x2803</w:t>
            </w:r>
          </w:p>
          <w:p w14:paraId="5FCA7DB0" w14:textId="77777777" w:rsidR="00DC3C7E" w:rsidRPr="00C71627" w:rsidRDefault="00DC3C7E" w:rsidP="00DC3C7E">
            <w:pPr>
              <w:spacing w:line="257" w:lineRule="auto"/>
              <w:rPr>
                <w:rFonts w:ascii="Times New Roman" w:hAnsi="Times New Roman"/>
                <w:sz w:val="24"/>
                <w:szCs w:val="24"/>
              </w:rPr>
            </w:pPr>
          </w:p>
          <w:p w14:paraId="7644C3AB"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 To register a provision service*/</w:t>
            </w:r>
          </w:p>
          <w:p w14:paraId="47136531"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#define PROVISION_SERVICE   0x1827</w:t>
            </w:r>
          </w:p>
          <w:p w14:paraId="4E1DDC32" w14:textId="77777777" w:rsidR="00DC3C7E" w:rsidRPr="00C71627" w:rsidRDefault="00DC3C7E" w:rsidP="001B427C">
            <w:pPr>
              <w:spacing w:line="257" w:lineRule="auto"/>
              <w:rPr>
                <w:rFonts w:ascii="Times New Roman" w:hAnsi="Times New Roman"/>
                <w:sz w:val="24"/>
                <w:szCs w:val="24"/>
              </w:rPr>
            </w:pPr>
          </w:p>
          <w:p w14:paraId="6A954A5F"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 To register a proxy service*/</w:t>
            </w:r>
          </w:p>
          <w:p w14:paraId="7C53010A"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#define PROXY_SERVICE   0x1828</w:t>
            </w:r>
          </w:p>
          <w:p w14:paraId="175BD75E" w14:textId="77777777" w:rsidR="00DC3C7E" w:rsidRPr="00C71627" w:rsidRDefault="00DC3C7E" w:rsidP="00DC3C7E">
            <w:pPr>
              <w:spacing w:line="257" w:lineRule="auto"/>
              <w:rPr>
                <w:rFonts w:ascii="Times New Roman" w:hAnsi="Times New Roman"/>
                <w:sz w:val="24"/>
                <w:szCs w:val="24"/>
              </w:rPr>
            </w:pPr>
          </w:p>
          <w:p w14:paraId="3961F901"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 To register a provisioning data in characteristics*/</w:t>
            </w:r>
          </w:p>
          <w:p w14:paraId="7E9A7C9E"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#define PROVISIONING_DATA_IN   0x2ADB</w:t>
            </w:r>
          </w:p>
          <w:p w14:paraId="07ABB0C3" w14:textId="77777777" w:rsidR="00DC3C7E" w:rsidRPr="00C71627" w:rsidRDefault="00DC3C7E" w:rsidP="00DC3C7E">
            <w:pPr>
              <w:spacing w:line="257" w:lineRule="auto"/>
              <w:rPr>
                <w:rFonts w:ascii="Times New Roman" w:hAnsi="Times New Roman"/>
                <w:sz w:val="24"/>
                <w:szCs w:val="24"/>
              </w:rPr>
            </w:pPr>
          </w:p>
          <w:p w14:paraId="60A8E9F3"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 To register a provisioning data out characteristics*/</w:t>
            </w:r>
          </w:p>
          <w:p w14:paraId="4B24098F"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#define PROVISIONING_DATA_OUT  0x2ADC</w:t>
            </w:r>
          </w:p>
          <w:p w14:paraId="408F9D93" w14:textId="77777777" w:rsidR="00DC3C7E" w:rsidRPr="00C71627" w:rsidRDefault="00DC3C7E" w:rsidP="00DC3C7E">
            <w:pPr>
              <w:spacing w:line="257" w:lineRule="auto"/>
              <w:rPr>
                <w:rFonts w:ascii="Times New Roman" w:hAnsi="Times New Roman"/>
                <w:sz w:val="24"/>
                <w:szCs w:val="24"/>
              </w:rPr>
            </w:pPr>
          </w:p>
          <w:p w14:paraId="609CD616"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 To register a proxy data in characteristics*/</w:t>
            </w:r>
          </w:p>
          <w:p w14:paraId="7BCDE0FB"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#define PROXY_DATA_IN  0x2ADD</w:t>
            </w:r>
          </w:p>
          <w:p w14:paraId="243CF8F8" w14:textId="77777777" w:rsidR="00DC3C7E" w:rsidRPr="00C71627" w:rsidRDefault="00DC3C7E" w:rsidP="00DC3C7E">
            <w:pPr>
              <w:spacing w:line="257" w:lineRule="auto"/>
              <w:rPr>
                <w:rFonts w:ascii="Times New Roman" w:hAnsi="Times New Roman"/>
                <w:sz w:val="24"/>
                <w:szCs w:val="24"/>
              </w:rPr>
            </w:pPr>
          </w:p>
          <w:p w14:paraId="5227F844"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 To register a proxy data out characteristics*/</w:t>
            </w:r>
          </w:p>
          <w:p w14:paraId="626C2F0E" w14:textId="77777777" w:rsidR="00DC3C7E" w:rsidRPr="00C71627" w:rsidRDefault="00DC3C7E" w:rsidP="00DC3C7E">
            <w:pPr>
              <w:spacing w:line="257" w:lineRule="auto"/>
              <w:rPr>
                <w:rFonts w:ascii="Times New Roman" w:hAnsi="Times New Roman"/>
                <w:sz w:val="24"/>
                <w:szCs w:val="24"/>
              </w:rPr>
            </w:pPr>
            <w:r w:rsidRPr="00C71627">
              <w:rPr>
                <w:rFonts w:ascii="Times New Roman" w:hAnsi="Times New Roman"/>
                <w:sz w:val="24"/>
                <w:szCs w:val="24"/>
              </w:rPr>
              <w:t>#define PROXY_DATA_OUT  0x2ADE</w:t>
            </w:r>
          </w:p>
          <w:p w14:paraId="6B560A91" w14:textId="77777777" w:rsidR="00DC3C7E" w:rsidRDefault="00DC3C7E" w:rsidP="00DC3C7E">
            <w:pPr>
              <w:spacing w:line="257" w:lineRule="auto"/>
              <w:rPr>
                <w:szCs w:val="20"/>
              </w:rPr>
            </w:pPr>
          </w:p>
        </w:tc>
      </w:tr>
    </w:tbl>
    <w:p w14:paraId="362BCDB9" w14:textId="2FF4D2B3" w:rsidR="004D7023" w:rsidRDefault="004D7023" w:rsidP="00E9131D">
      <w:pPr>
        <w:shd w:val="clear" w:color="auto" w:fill="FFFFFF" w:themeFill="background1"/>
        <w:spacing w:after="0" w:line="240" w:lineRule="auto"/>
        <w:rPr>
          <w:rFonts w:ascii="Times New Roman" w:eastAsia="Times New Roman" w:hAnsi="Times New Roman"/>
          <w:b/>
          <w:bCs/>
          <w:color w:val="000000"/>
          <w:sz w:val="22"/>
          <w:lang w:eastAsia="en-IN"/>
        </w:rPr>
      </w:pPr>
    </w:p>
    <w:p w14:paraId="5E43D96B" w14:textId="17315E40" w:rsidR="004D7023" w:rsidRDefault="004D7023" w:rsidP="00E9131D">
      <w:pPr>
        <w:shd w:val="clear" w:color="auto" w:fill="FFFFFF" w:themeFill="background1"/>
        <w:spacing w:after="0" w:line="240" w:lineRule="auto"/>
        <w:rPr>
          <w:rFonts w:ascii="Times New Roman" w:eastAsia="Times New Roman" w:hAnsi="Times New Roman"/>
          <w:b/>
          <w:bCs/>
          <w:color w:val="000000"/>
          <w:sz w:val="22"/>
          <w:lang w:eastAsia="en-IN"/>
        </w:rPr>
      </w:pPr>
    </w:p>
    <w:p w14:paraId="5A870148" w14:textId="40B89B8C" w:rsidR="004D7023" w:rsidRDefault="004D7023" w:rsidP="00E9131D">
      <w:pPr>
        <w:shd w:val="clear" w:color="auto" w:fill="FFFFFF" w:themeFill="background1"/>
        <w:spacing w:after="0" w:line="240" w:lineRule="auto"/>
        <w:rPr>
          <w:rFonts w:ascii="Times New Roman" w:eastAsia="Times New Roman" w:hAnsi="Times New Roman"/>
          <w:b/>
          <w:bCs/>
          <w:color w:val="000000"/>
          <w:sz w:val="22"/>
          <w:lang w:eastAsia="en-IN"/>
        </w:rPr>
      </w:pPr>
    </w:p>
    <w:p w14:paraId="29EC4137" w14:textId="30A367DB" w:rsidR="004B6BBE" w:rsidRPr="00632E3F" w:rsidRDefault="004D7023" w:rsidP="004D7023">
      <w:pPr>
        <w:pStyle w:val="Heading2"/>
        <w:numPr>
          <w:ilvl w:val="0"/>
          <w:numId w:val="0"/>
        </w:numPr>
        <w:ind w:left="794" w:hanging="794"/>
      </w:pPr>
      <w:bookmarkStart w:id="45" w:name="_Toc131068044"/>
      <w:bookmarkStart w:id="46" w:name="_Toc131082777"/>
      <w:bookmarkStart w:id="47" w:name="_Toc1057666348"/>
      <w:bookmarkStart w:id="48" w:name="_Toc1277279305"/>
      <w:r>
        <w:lastRenderedPageBreak/>
        <w:t xml:space="preserve">8.3 </w:t>
      </w:r>
      <w:r w:rsidR="00DA75E5">
        <w:t>Callback</w:t>
      </w:r>
      <w:r w:rsidR="1A9C1256">
        <w:t xml:space="preserve"> function declarations</w:t>
      </w:r>
      <w:bookmarkEnd w:id="45"/>
      <w:bookmarkEnd w:id="46"/>
      <w:bookmarkEnd w:id="47"/>
      <w:bookmarkEnd w:id="48"/>
    </w:p>
    <w:p w14:paraId="3B2CDCA6" w14:textId="62EA7B07" w:rsidR="00DA75E5" w:rsidRPr="00DA75E5" w:rsidRDefault="009D05AC" w:rsidP="00DA75E5">
      <w:pPr>
        <w:pStyle w:val="Heading3"/>
        <w:numPr>
          <w:ilvl w:val="0"/>
          <w:numId w:val="0"/>
        </w:numPr>
        <w:ind w:left="1134" w:hanging="1134"/>
        <w:rPr>
          <w:sz w:val="28"/>
          <w:szCs w:val="28"/>
        </w:rPr>
      </w:pPr>
      <w:r>
        <w:rPr>
          <w:sz w:val="28"/>
          <w:szCs w:val="28"/>
        </w:rPr>
        <w:t>8.3.</w:t>
      </w:r>
      <w:r w:rsidR="00632E3F">
        <w:rPr>
          <w:sz w:val="28"/>
          <w:szCs w:val="28"/>
        </w:rPr>
        <w:t xml:space="preserve">1 </w:t>
      </w:r>
      <w:r w:rsidR="00632E3F">
        <w:rPr>
          <w:sz w:val="28"/>
          <w:szCs w:val="28"/>
        </w:rPr>
        <w:tab/>
      </w:r>
      <w:r w:rsidR="00632E3F" w:rsidRPr="00DA75E5">
        <w:rPr>
          <w:rFonts w:ascii="Times New Roman" w:eastAsia="Times New Roman" w:hAnsi="Times New Roman"/>
          <w:sz w:val="32"/>
          <w:szCs w:val="32"/>
        </w:rPr>
        <w:t>gatt_service_</w:t>
      </w:r>
      <w:proofErr w:type="gramStart"/>
      <w:r w:rsidR="00632E3F" w:rsidRPr="00DA75E5">
        <w:rPr>
          <w:rFonts w:ascii="Times New Roman" w:eastAsia="Times New Roman" w:hAnsi="Times New Roman"/>
          <w:sz w:val="32"/>
          <w:szCs w:val="32"/>
        </w:rPr>
        <w:t>cb</w:t>
      </w:r>
      <w:r w:rsidR="00632E3F">
        <w:rPr>
          <w:rFonts w:ascii="Times New Roman" w:eastAsia="Times New Roman" w:hAnsi="Times New Roman"/>
          <w:sz w:val="32"/>
          <w:szCs w:val="32"/>
        </w:rPr>
        <w:t>(</w:t>
      </w:r>
      <w:proofErr w:type="gramEnd"/>
      <w:r w:rsidR="00632E3F">
        <w:rPr>
          <w:rFonts w:ascii="Times New Roman" w:eastAsia="Times New Roman" w:hAnsi="Times New Roman"/>
          <w:sz w:val="32"/>
          <w:szCs w:val="32"/>
        </w:rPr>
        <w:t>)</w:t>
      </w:r>
    </w:p>
    <w:p w14:paraId="23489C08" w14:textId="77777777" w:rsidR="00DE784E" w:rsidRDefault="00DE784E" w:rsidP="00E27EEE">
      <w:pPr>
        <w:pStyle w:val="ListParagraph"/>
        <w:shd w:val="clear" w:color="auto" w:fill="F2F2F2" w:themeFill="background1" w:themeFillShade="F2"/>
        <w:spacing w:line="256" w:lineRule="auto"/>
        <w:rPr>
          <w:rFonts w:ascii="Times New Roman" w:eastAsia="Times New Roman" w:hAnsi="Times New Roman" w:cs="Times New Roman"/>
          <w:sz w:val="32"/>
          <w:szCs w:val="32"/>
        </w:rPr>
      </w:pPr>
    </w:p>
    <w:p w14:paraId="457A345E" w14:textId="7A2973B3" w:rsidR="00DA75E5" w:rsidRDefault="00DA75E5" w:rsidP="00E27EEE">
      <w:pPr>
        <w:pStyle w:val="ListParagraph"/>
        <w:shd w:val="clear" w:color="auto" w:fill="F2F2F2" w:themeFill="background1" w:themeFillShade="F2"/>
        <w:spacing w:line="256" w:lineRule="auto"/>
        <w:rPr>
          <w:rFonts w:ascii="Times New Roman" w:eastAsia="Times New Roman" w:hAnsi="Times New Roman" w:cs="Times New Roman"/>
          <w:sz w:val="32"/>
          <w:szCs w:val="32"/>
        </w:rPr>
      </w:pPr>
      <w:r w:rsidRPr="00DE784E">
        <w:rPr>
          <w:rFonts w:ascii="Times New Roman" w:eastAsia="Times New Roman" w:hAnsi="Times New Roman" w:cs="Times New Roman"/>
          <w:sz w:val="32"/>
          <w:szCs w:val="32"/>
        </w:rPr>
        <w:t>void gatt_service_</w:t>
      </w:r>
      <w:proofErr w:type="gramStart"/>
      <w:r w:rsidRPr="00DE784E">
        <w:rPr>
          <w:rFonts w:ascii="Times New Roman" w:eastAsia="Times New Roman" w:hAnsi="Times New Roman" w:cs="Times New Roman"/>
          <w:sz w:val="32"/>
          <w:szCs w:val="32"/>
        </w:rPr>
        <w:t>cb(</w:t>
      </w:r>
      <w:proofErr w:type="gramEnd"/>
      <w:r w:rsidRPr="00DE784E">
        <w:rPr>
          <w:rFonts w:ascii="Times New Roman" w:eastAsia="Times New Roman" w:hAnsi="Times New Roman" w:cs="Times New Roman"/>
          <w:sz w:val="32"/>
          <w:szCs w:val="32"/>
        </w:rPr>
        <w:t>GATTServerEvent *evt)</w:t>
      </w:r>
    </w:p>
    <w:p w14:paraId="33550172" w14:textId="77777777" w:rsidR="00DE784E" w:rsidRPr="00DE784E" w:rsidRDefault="00DE784E" w:rsidP="00E27EEE">
      <w:pPr>
        <w:pStyle w:val="ListParagraph"/>
        <w:shd w:val="clear" w:color="auto" w:fill="F2F2F2" w:themeFill="background1" w:themeFillShade="F2"/>
        <w:spacing w:line="256" w:lineRule="auto"/>
        <w:rPr>
          <w:rFonts w:ascii="Times New Roman" w:eastAsia="Times New Roman" w:hAnsi="Times New Roman" w:cs="Times New Roman"/>
          <w:sz w:val="32"/>
          <w:szCs w:val="32"/>
        </w:rPr>
      </w:pPr>
    </w:p>
    <w:p w14:paraId="4415D30A" w14:textId="77777777" w:rsidR="009D05AC" w:rsidRPr="00653258" w:rsidRDefault="009D05AC" w:rsidP="009D05AC">
      <w:pPr>
        <w:ind w:left="720"/>
        <w:rPr>
          <w:rFonts w:eastAsiaTheme="minorEastAsia" w:cstheme="minorBidi"/>
          <w:sz w:val="24"/>
          <w:szCs w:val="24"/>
        </w:rPr>
      </w:pPr>
      <w:r w:rsidRPr="00653258">
        <w:rPr>
          <w:rFonts w:eastAsiaTheme="minorEastAsia" w:cstheme="minorBidi"/>
          <w:b/>
          <w:sz w:val="24"/>
          <w:szCs w:val="24"/>
        </w:rPr>
        <w:t>Description</w:t>
      </w:r>
      <w:r w:rsidRPr="00653258">
        <w:rPr>
          <w:rFonts w:eastAsiaTheme="minorEastAsia" w:cstheme="minorBidi"/>
          <w:sz w:val="24"/>
          <w:szCs w:val="24"/>
        </w:rPr>
        <w:t xml:space="preserve">: </w:t>
      </w:r>
    </w:p>
    <w:p w14:paraId="78BF2783" w14:textId="77777777" w:rsidR="00DA75E5" w:rsidRPr="00DA75E5" w:rsidRDefault="00DA75E5" w:rsidP="00DA75E5">
      <w:pPr>
        <w:ind w:firstLine="720"/>
        <w:rPr>
          <w:rFonts w:eastAsiaTheme="minorHAnsi" w:cstheme="minorBidi"/>
          <w:sz w:val="24"/>
          <w:szCs w:val="24"/>
        </w:rPr>
      </w:pPr>
      <w:r w:rsidRPr="00DA75E5">
        <w:rPr>
          <w:rFonts w:eastAsiaTheme="minorHAnsi" w:cstheme="minorBidi"/>
          <w:sz w:val="24"/>
          <w:szCs w:val="24"/>
        </w:rPr>
        <w:t>The gatt_service_cb callback function is responsible for handling GATT service events,</w:t>
      </w:r>
    </w:p>
    <w:p w14:paraId="016C6D3B" w14:textId="77777777" w:rsidR="00DA75E5" w:rsidRPr="00DA75E5" w:rsidRDefault="00DA75E5" w:rsidP="00DA75E5">
      <w:pPr>
        <w:ind w:firstLine="720"/>
        <w:rPr>
          <w:rFonts w:eastAsiaTheme="minorHAnsi" w:cstheme="minorBidi"/>
          <w:sz w:val="24"/>
          <w:szCs w:val="24"/>
        </w:rPr>
      </w:pPr>
      <w:r w:rsidRPr="00DA75E5">
        <w:rPr>
          <w:rFonts w:eastAsiaTheme="minorHAnsi" w:cstheme="minorBidi"/>
          <w:sz w:val="24"/>
          <w:szCs w:val="24"/>
        </w:rPr>
        <w:t xml:space="preserve"> including read, write, and notify operations.</w:t>
      </w:r>
    </w:p>
    <w:p w14:paraId="407CABFE" w14:textId="55679282" w:rsidR="009D05AC" w:rsidRPr="00653258" w:rsidRDefault="009D05AC" w:rsidP="00DA75E5">
      <w:pPr>
        <w:rPr>
          <w:rFonts w:eastAsiaTheme="minorHAnsi" w:cstheme="minorBidi"/>
          <w:sz w:val="24"/>
          <w:szCs w:val="24"/>
        </w:rPr>
      </w:pPr>
      <w:r w:rsidRPr="00D25C51">
        <w:rPr>
          <w:rFonts w:eastAsiaTheme="minorHAnsi" w:cstheme="minorBidi"/>
          <w:szCs w:val="20"/>
        </w:rPr>
        <w:t xml:space="preserve">          </w:t>
      </w:r>
      <w:r>
        <w:rPr>
          <w:szCs w:val="20"/>
        </w:rPr>
        <w:tab/>
      </w:r>
      <w:r w:rsidRPr="00653258">
        <w:rPr>
          <w:rFonts w:eastAsiaTheme="minorHAnsi" w:cstheme="minorBidi"/>
          <w:b/>
          <w:bCs/>
          <w:sz w:val="24"/>
          <w:szCs w:val="24"/>
        </w:rPr>
        <w:t>Parameters</w:t>
      </w:r>
      <w:r w:rsidRPr="00653258">
        <w:rPr>
          <w:rFonts w:eastAsiaTheme="minorHAnsi" w:cstheme="minorBidi"/>
          <w:sz w:val="24"/>
          <w:szCs w:val="24"/>
        </w:rPr>
        <w:t>:</w:t>
      </w:r>
    </w:p>
    <w:p w14:paraId="3A82528B" w14:textId="6F41C638" w:rsidR="00DC3C7E" w:rsidRPr="00981009" w:rsidRDefault="00DA75E5" w:rsidP="00E46C8C">
      <w:pPr>
        <w:ind w:firstLine="720"/>
        <w:rPr>
          <w:rFonts w:eastAsiaTheme="minorHAnsi" w:cstheme="minorBidi"/>
          <w:sz w:val="24"/>
          <w:szCs w:val="24"/>
        </w:rPr>
      </w:pPr>
      <w:r w:rsidRPr="00DA75E5">
        <w:rPr>
          <w:rFonts w:eastAsiaTheme="minorHAnsi" w:cstheme="minorBidi"/>
          <w:sz w:val="24"/>
          <w:szCs w:val="24"/>
        </w:rPr>
        <w:t>A pointer to a GATTServerEvent structure containing information about the event.</w:t>
      </w:r>
    </w:p>
    <w:p w14:paraId="04983E0E" w14:textId="58C98119" w:rsidR="006F31A3" w:rsidRPr="00DA75E5" w:rsidRDefault="006F31A3" w:rsidP="006F31A3">
      <w:pPr>
        <w:pStyle w:val="Heading3"/>
        <w:numPr>
          <w:ilvl w:val="0"/>
          <w:numId w:val="0"/>
        </w:numPr>
        <w:ind w:left="1134" w:hanging="1134"/>
        <w:rPr>
          <w:sz w:val="28"/>
          <w:szCs w:val="28"/>
        </w:rPr>
      </w:pPr>
      <w:r>
        <w:rPr>
          <w:sz w:val="28"/>
          <w:szCs w:val="28"/>
        </w:rPr>
        <w:t>8.3.</w:t>
      </w:r>
      <w:r w:rsidR="00632E3F">
        <w:rPr>
          <w:sz w:val="28"/>
          <w:szCs w:val="28"/>
        </w:rPr>
        <w:t>2</w:t>
      </w:r>
      <w:r w:rsidR="00632E3F">
        <w:rPr>
          <w:sz w:val="28"/>
          <w:szCs w:val="28"/>
        </w:rPr>
        <w:tab/>
      </w:r>
      <w:r w:rsidR="00632E3F" w:rsidRPr="00B645FC">
        <w:rPr>
          <w:rFonts w:ascii="Times New Roman" w:eastAsia="Times New Roman" w:hAnsi="Times New Roman"/>
          <w:sz w:val="32"/>
          <w:szCs w:val="32"/>
        </w:rPr>
        <w:t>global_</w:t>
      </w:r>
      <w:proofErr w:type="gramStart"/>
      <w:r w:rsidR="00632E3F" w:rsidRPr="00B645FC">
        <w:rPr>
          <w:rFonts w:ascii="Times New Roman" w:eastAsia="Times New Roman" w:hAnsi="Times New Roman"/>
          <w:sz w:val="32"/>
          <w:szCs w:val="32"/>
        </w:rPr>
        <w:t>cb</w:t>
      </w:r>
      <w:r w:rsidR="00632E3F">
        <w:rPr>
          <w:rFonts w:ascii="Times New Roman" w:eastAsia="Times New Roman" w:hAnsi="Times New Roman"/>
          <w:sz w:val="32"/>
          <w:szCs w:val="32"/>
        </w:rPr>
        <w:t>(</w:t>
      </w:r>
      <w:proofErr w:type="gramEnd"/>
      <w:r w:rsidR="00632E3F">
        <w:rPr>
          <w:rFonts w:ascii="Times New Roman" w:eastAsia="Times New Roman" w:hAnsi="Times New Roman"/>
          <w:sz w:val="32"/>
          <w:szCs w:val="32"/>
        </w:rPr>
        <w:t>)</w:t>
      </w:r>
    </w:p>
    <w:p w14:paraId="33E876ED" w14:textId="77777777" w:rsidR="00DE784E" w:rsidRDefault="00DE784E" w:rsidP="002C2B49">
      <w:pPr>
        <w:pStyle w:val="ListParagraph"/>
        <w:shd w:val="clear" w:color="auto" w:fill="F2F2F2" w:themeFill="background1" w:themeFillShade="F2"/>
        <w:spacing w:line="256" w:lineRule="auto"/>
        <w:rPr>
          <w:rFonts w:ascii="Times New Roman" w:eastAsia="Times New Roman" w:hAnsi="Times New Roman" w:cs="Times New Roman"/>
          <w:sz w:val="32"/>
          <w:szCs w:val="32"/>
        </w:rPr>
      </w:pPr>
    </w:p>
    <w:p w14:paraId="26FE51C8" w14:textId="5F254582" w:rsidR="00B645FC" w:rsidRDefault="00B645FC" w:rsidP="002C2B49">
      <w:pPr>
        <w:pStyle w:val="ListParagraph"/>
        <w:shd w:val="clear" w:color="auto" w:fill="F2F2F2" w:themeFill="background1" w:themeFillShade="F2"/>
        <w:spacing w:line="256" w:lineRule="auto"/>
        <w:rPr>
          <w:rFonts w:ascii="Times New Roman" w:eastAsia="Times New Roman" w:hAnsi="Times New Roman" w:cs="Times New Roman"/>
          <w:sz w:val="32"/>
          <w:szCs w:val="32"/>
        </w:rPr>
      </w:pPr>
      <w:r w:rsidRPr="00DE784E">
        <w:rPr>
          <w:rFonts w:ascii="Times New Roman" w:eastAsia="Times New Roman" w:hAnsi="Times New Roman" w:cs="Times New Roman"/>
          <w:sz w:val="32"/>
          <w:szCs w:val="32"/>
        </w:rPr>
        <w:t>void global_</w:t>
      </w:r>
      <w:proofErr w:type="gramStart"/>
      <w:r w:rsidRPr="00DE784E">
        <w:rPr>
          <w:rFonts w:ascii="Times New Roman" w:eastAsia="Times New Roman" w:hAnsi="Times New Roman" w:cs="Times New Roman"/>
          <w:sz w:val="32"/>
          <w:szCs w:val="32"/>
        </w:rPr>
        <w:t>cb(</w:t>
      </w:r>
      <w:proofErr w:type="gramEnd"/>
      <w:r w:rsidRPr="00DE784E">
        <w:rPr>
          <w:rFonts w:ascii="Times New Roman" w:eastAsia="Times New Roman" w:hAnsi="Times New Roman" w:cs="Times New Roman"/>
          <w:sz w:val="32"/>
          <w:szCs w:val="32"/>
        </w:rPr>
        <w:t>GAPEvent *evt)</w:t>
      </w:r>
    </w:p>
    <w:p w14:paraId="12394EA0" w14:textId="77777777" w:rsidR="00DE784E" w:rsidRPr="00DE784E" w:rsidRDefault="00DE784E" w:rsidP="002C2B49">
      <w:pPr>
        <w:pStyle w:val="ListParagraph"/>
        <w:shd w:val="clear" w:color="auto" w:fill="F2F2F2" w:themeFill="background1" w:themeFillShade="F2"/>
        <w:spacing w:line="256" w:lineRule="auto"/>
        <w:rPr>
          <w:rFonts w:ascii="Times New Roman" w:eastAsia="Times New Roman" w:hAnsi="Times New Roman" w:cs="Times New Roman"/>
          <w:sz w:val="32"/>
          <w:szCs w:val="32"/>
        </w:rPr>
      </w:pPr>
    </w:p>
    <w:p w14:paraId="07C8AFF0" w14:textId="77777777" w:rsidR="006F31A3" w:rsidRPr="00653258" w:rsidRDefault="006F31A3" w:rsidP="006F31A3">
      <w:pPr>
        <w:ind w:left="720"/>
        <w:rPr>
          <w:rFonts w:eastAsiaTheme="minorEastAsia" w:cstheme="minorBidi"/>
          <w:sz w:val="24"/>
          <w:szCs w:val="24"/>
        </w:rPr>
      </w:pPr>
      <w:r w:rsidRPr="00653258">
        <w:rPr>
          <w:rFonts w:eastAsiaTheme="minorEastAsia" w:cstheme="minorBidi"/>
          <w:b/>
          <w:sz w:val="24"/>
          <w:szCs w:val="24"/>
        </w:rPr>
        <w:t>Description</w:t>
      </w:r>
      <w:r w:rsidRPr="00653258">
        <w:rPr>
          <w:rFonts w:eastAsiaTheme="minorEastAsia" w:cstheme="minorBidi"/>
          <w:sz w:val="24"/>
          <w:szCs w:val="24"/>
        </w:rPr>
        <w:t xml:space="preserve">: </w:t>
      </w:r>
    </w:p>
    <w:p w14:paraId="131D2B22" w14:textId="59E98CB4" w:rsidR="00B645FC" w:rsidRPr="00B645FC" w:rsidRDefault="00B645FC" w:rsidP="00B645FC">
      <w:pPr>
        <w:ind w:firstLine="720"/>
        <w:rPr>
          <w:rFonts w:eastAsiaTheme="minorHAnsi" w:cstheme="minorBidi"/>
          <w:sz w:val="24"/>
          <w:szCs w:val="24"/>
        </w:rPr>
      </w:pPr>
      <w:r w:rsidRPr="00B645FC">
        <w:rPr>
          <w:rFonts w:eastAsiaTheme="minorHAnsi" w:cstheme="minorBidi"/>
          <w:sz w:val="24"/>
          <w:szCs w:val="24"/>
        </w:rPr>
        <w:t xml:space="preserve">This </w:t>
      </w:r>
      <w:r w:rsidR="00385EBD">
        <w:rPr>
          <w:rFonts w:eastAsiaTheme="minorHAnsi" w:cstheme="minorBidi"/>
          <w:sz w:val="24"/>
          <w:szCs w:val="24"/>
        </w:rPr>
        <w:t xml:space="preserve">Global </w:t>
      </w:r>
      <w:r w:rsidRPr="00B645FC">
        <w:rPr>
          <w:rFonts w:eastAsiaTheme="minorHAnsi" w:cstheme="minorBidi"/>
          <w:sz w:val="24"/>
          <w:szCs w:val="24"/>
        </w:rPr>
        <w:t>callback function is responsible for handling various GAP events, such as</w:t>
      </w:r>
    </w:p>
    <w:p w14:paraId="610C795D" w14:textId="77777777" w:rsidR="00B645FC" w:rsidRPr="00B645FC" w:rsidRDefault="00B645FC" w:rsidP="00B645FC">
      <w:pPr>
        <w:ind w:left="720"/>
        <w:rPr>
          <w:rFonts w:eastAsiaTheme="minorHAnsi" w:cstheme="minorBidi"/>
          <w:sz w:val="24"/>
          <w:szCs w:val="24"/>
        </w:rPr>
      </w:pPr>
      <w:r w:rsidRPr="00B645FC">
        <w:rPr>
          <w:rFonts w:eastAsiaTheme="minorHAnsi" w:cstheme="minorBidi"/>
          <w:sz w:val="24"/>
          <w:szCs w:val="24"/>
        </w:rPr>
        <w:t>connection establishment, disconnection, pairing completion, and encryption status changes.</w:t>
      </w:r>
    </w:p>
    <w:p w14:paraId="7E502A39" w14:textId="3698BF99" w:rsidR="006F31A3" w:rsidRPr="00653258" w:rsidRDefault="00B645FC" w:rsidP="00B645FC">
      <w:pPr>
        <w:rPr>
          <w:rFonts w:eastAsiaTheme="minorHAnsi" w:cstheme="minorBidi"/>
          <w:sz w:val="24"/>
          <w:szCs w:val="24"/>
        </w:rPr>
      </w:pPr>
      <w:r w:rsidRPr="00B645FC">
        <w:rPr>
          <w:rFonts w:eastAsiaTheme="minorHAnsi" w:cstheme="minorBidi"/>
          <w:szCs w:val="20"/>
        </w:rPr>
        <w:t xml:space="preserve"> </w:t>
      </w:r>
      <w:r w:rsidR="006F31A3" w:rsidRPr="00D25C51">
        <w:rPr>
          <w:rFonts w:eastAsiaTheme="minorHAnsi" w:cstheme="minorBidi"/>
          <w:szCs w:val="20"/>
        </w:rPr>
        <w:t xml:space="preserve">          </w:t>
      </w:r>
      <w:r w:rsidR="006F31A3">
        <w:rPr>
          <w:szCs w:val="20"/>
        </w:rPr>
        <w:tab/>
      </w:r>
      <w:r w:rsidR="006F31A3" w:rsidRPr="00653258">
        <w:rPr>
          <w:rFonts w:eastAsiaTheme="minorHAnsi" w:cstheme="minorBidi"/>
          <w:b/>
          <w:bCs/>
          <w:sz w:val="24"/>
          <w:szCs w:val="24"/>
        </w:rPr>
        <w:t>Parameters</w:t>
      </w:r>
      <w:r w:rsidR="006F31A3" w:rsidRPr="00653258">
        <w:rPr>
          <w:rFonts w:eastAsiaTheme="minorHAnsi" w:cstheme="minorBidi"/>
          <w:sz w:val="24"/>
          <w:szCs w:val="24"/>
        </w:rPr>
        <w:t>:</w:t>
      </w:r>
    </w:p>
    <w:p w14:paraId="1CD3B390" w14:textId="45729079" w:rsidR="00981009" w:rsidRDefault="00B645FC" w:rsidP="00DE784E">
      <w:pPr>
        <w:ind w:firstLine="720"/>
        <w:rPr>
          <w:rFonts w:eastAsiaTheme="minorHAnsi" w:cstheme="minorBidi"/>
          <w:sz w:val="24"/>
          <w:szCs w:val="24"/>
        </w:rPr>
      </w:pPr>
      <w:r w:rsidRPr="00B645FC">
        <w:rPr>
          <w:rFonts w:eastAsiaTheme="minorHAnsi" w:cstheme="minorBidi"/>
          <w:sz w:val="24"/>
          <w:szCs w:val="24"/>
        </w:rPr>
        <w:t>A pointer to a GAPEvent structure containing information about the event.</w:t>
      </w:r>
    </w:p>
    <w:p w14:paraId="0F110D4C" w14:textId="481C2138" w:rsidR="00385EBD" w:rsidRPr="00385EBD" w:rsidRDefault="00385EBD" w:rsidP="00385EBD">
      <w:pPr>
        <w:pStyle w:val="Heading3"/>
        <w:numPr>
          <w:ilvl w:val="0"/>
          <w:numId w:val="0"/>
        </w:numPr>
        <w:ind w:left="1134" w:hanging="1134"/>
        <w:rPr>
          <w:sz w:val="28"/>
          <w:szCs w:val="28"/>
        </w:rPr>
      </w:pPr>
      <w:r>
        <w:rPr>
          <w:sz w:val="28"/>
          <w:szCs w:val="28"/>
        </w:rPr>
        <w:t>8.3.</w:t>
      </w:r>
      <w:r w:rsidR="00981009">
        <w:rPr>
          <w:sz w:val="28"/>
          <w:szCs w:val="28"/>
        </w:rPr>
        <w:t>3</w:t>
      </w:r>
      <w:r w:rsidR="00981009">
        <w:rPr>
          <w:sz w:val="28"/>
          <w:szCs w:val="28"/>
        </w:rPr>
        <w:tab/>
      </w:r>
      <w:r w:rsidR="00981009" w:rsidRPr="00385EBD">
        <w:rPr>
          <w:rFonts w:ascii="Times New Roman" w:eastAsia="Times New Roman" w:hAnsi="Times New Roman"/>
          <w:sz w:val="32"/>
          <w:szCs w:val="32"/>
        </w:rPr>
        <w:t>gap_</w:t>
      </w:r>
      <w:proofErr w:type="gramStart"/>
      <w:r w:rsidR="00981009" w:rsidRPr="00385EBD">
        <w:rPr>
          <w:rFonts w:ascii="Times New Roman" w:eastAsia="Times New Roman" w:hAnsi="Times New Roman"/>
          <w:sz w:val="32"/>
          <w:szCs w:val="32"/>
        </w:rPr>
        <w:t>cb</w:t>
      </w:r>
      <w:r w:rsidR="00981009">
        <w:rPr>
          <w:rFonts w:ascii="Times New Roman" w:eastAsia="Times New Roman" w:hAnsi="Times New Roman"/>
          <w:sz w:val="32"/>
          <w:szCs w:val="32"/>
        </w:rPr>
        <w:t>(</w:t>
      </w:r>
      <w:proofErr w:type="gramEnd"/>
      <w:r w:rsidR="00981009">
        <w:rPr>
          <w:rFonts w:ascii="Times New Roman" w:eastAsia="Times New Roman" w:hAnsi="Times New Roman"/>
          <w:sz w:val="32"/>
          <w:szCs w:val="32"/>
        </w:rPr>
        <w:t>)</w:t>
      </w:r>
    </w:p>
    <w:p w14:paraId="11847A2D" w14:textId="77777777" w:rsidR="005862AE" w:rsidRDefault="005862AE" w:rsidP="002C2B49">
      <w:pPr>
        <w:pStyle w:val="ListParagraph"/>
        <w:shd w:val="clear" w:color="auto" w:fill="F2F2F2" w:themeFill="background1" w:themeFillShade="F2"/>
        <w:spacing w:line="256" w:lineRule="auto"/>
        <w:rPr>
          <w:rFonts w:ascii="Times New Roman" w:eastAsia="Times New Roman" w:hAnsi="Times New Roman" w:cs="Times New Roman"/>
          <w:sz w:val="32"/>
          <w:szCs w:val="32"/>
        </w:rPr>
      </w:pPr>
    </w:p>
    <w:p w14:paraId="26F331D8" w14:textId="73F1778E" w:rsidR="00385EBD" w:rsidRDefault="00385EBD" w:rsidP="002C2B49">
      <w:pPr>
        <w:pStyle w:val="ListParagraph"/>
        <w:shd w:val="clear" w:color="auto" w:fill="F2F2F2" w:themeFill="background1" w:themeFillShade="F2"/>
        <w:spacing w:line="256" w:lineRule="auto"/>
        <w:rPr>
          <w:rFonts w:ascii="Times New Roman" w:eastAsia="Times New Roman" w:hAnsi="Times New Roman" w:cs="Times New Roman"/>
          <w:sz w:val="32"/>
          <w:szCs w:val="32"/>
        </w:rPr>
      </w:pPr>
      <w:r w:rsidRPr="005862AE">
        <w:rPr>
          <w:rFonts w:ascii="Times New Roman" w:eastAsia="Times New Roman" w:hAnsi="Times New Roman" w:cs="Times New Roman"/>
          <w:sz w:val="32"/>
          <w:szCs w:val="32"/>
        </w:rPr>
        <w:t>void gap_</w:t>
      </w:r>
      <w:proofErr w:type="gramStart"/>
      <w:r w:rsidRPr="005862AE">
        <w:rPr>
          <w:rFonts w:ascii="Times New Roman" w:eastAsia="Times New Roman" w:hAnsi="Times New Roman" w:cs="Times New Roman"/>
          <w:sz w:val="32"/>
          <w:szCs w:val="32"/>
        </w:rPr>
        <w:t>cb(</w:t>
      </w:r>
      <w:proofErr w:type="gramEnd"/>
      <w:r w:rsidRPr="005862AE">
        <w:rPr>
          <w:rFonts w:ascii="Times New Roman" w:eastAsia="Times New Roman" w:hAnsi="Times New Roman" w:cs="Times New Roman"/>
          <w:sz w:val="32"/>
          <w:szCs w:val="32"/>
        </w:rPr>
        <w:t>GAPEvent *evt)</w:t>
      </w:r>
    </w:p>
    <w:p w14:paraId="6882CE0C" w14:textId="77777777" w:rsidR="005862AE" w:rsidRPr="005862AE" w:rsidRDefault="005862AE" w:rsidP="002C2B49">
      <w:pPr>
        <w:pStyle w:val="ListParagraph"/>
        <w:shd w:val="clear" w:color="auto" w:fill="F2F2F2" w:themeFill="background1" w:themeFillShade="F2"/>
        <w:spacing w:line="256" w:lineRule="auto"/>
        <w:rPr>
          <w:rFonts w:ascii="Times New Roman" w:eastAsia="Times New Roman" w:hAnsi="Times New Roman" w:cs="Times New Roman"/>
          <w:sz w:val="32"/>
          <w:szCs w:val="32"/>
        </w:rPr>
      </w:pPr>
    </w:p>
    <w:p w14:paraId="5ACC00F6" w14:textId="77777777" w:rsidR="00385EBD" w:rsidRPr="00653258" w:rsidRDefault="00385EBD" w:rsidP="00385EBD">
      <w:pPr>
        <w:ind w:left="720"/>
        <w:rPr>
          <w:rFonts w:eastAsiaTheme="minorEastAsia" w:cstheme="minorBidi"/>
          <w:sz w:val="24"/>
          <w:szCs w:val="24"/>
        </w:rPr>
      </w:pPr>
      <w:r w:rsidRPr="00653258">
        <w:rPr>
          <w:rFonts w:eastAsiaTheme="minorEastAsia" w:cstheme="minorBidi"/>
          <w:b/>
          <w:sz w:val="24"/>
          <w:szCs w:val="24"/>
        </w:rPr>
        <w:t>Description</w:t>
      </w:r>
      <w:r w:rsidRPr="00653258">
        <w:rPr>
          <w:rFonts w:eastAsiaTheme="minorEastAsia" w:cstheme="minorBidi"/>
          <w:sz w:val="24"/>
          <w:szCs w:val="24"/>
        </w:rPr>
        <w:t xml:space="preserve">: </w:t>
      </w:r>
    </w:p>
    <w:p w14:paraId="6069232A" w14:textId="0EF9A0F1" w:rsidR="00385EBD" w:rsidRDefault="00632E3F" w:rsidP="00632E3F">
      <w:pPr>
        <w:ind w:left="720"/>
        <w:rPr>
          <w:rFonts w:eastAsiaTheme="minorHAnsi" w:cstheme="minorBidi"/>
          <w:sz w:val="24"/>
          <w:szCs w:val="24"/>
        </w:rPr>
      </w:pPr>
      <w:r w:rsidRPr="00632E3F">
        <w:rPr>
          <w:rFonts w:eastAsiaTheme="minorHAnsi" w:cstheme="minorBidi"/>
          <w:sz w:val="24"/>
          <w:szCs w:val="24"/>
        </w:rPr>
        <w:t>The gap_cb callback function is responsible for handling various GAP</w:t>
      </w:r>
      <w:r>
        <w:rPr>
          <w:rFonts w:eastAsiaTheme="minorHAnsi" w:cstheme="minorBidi"/>
          <w:sz w:val="24"/>
          <w:szCs w:val="24"/>
        </w:rPr>
        <w:t xml:space="preserve"> </w:t>
      </w:r>
      <w:r w:rsidRPr="00632E3F">
        <w:rPr>
          <w:rFonts w:eastAsiaTheme="minorHAnsi" w:cstheme="minorBidi"/>
          <w:sz w:val="24"/>
          <w:szCs w:val="24"/>
        </w:rPr>
        <w:t>(Generic Access Profile) events</w:t>
      </w:r>
      <w:r>
        <w:rPr>
          <w:rFonts w:eastAsiaTheme="minorHAnsi" w:cstheme="minorBidi"/>
          <w:sz w:val="24"/>
          <w:szCs w:val="24"/>
        </w:rPr>
        <w:t>.</w:t>
      </w:r>
    </w:p>
    <w:p w14:paraId="26DD5781" w14:textId="0D084957" w:rsidR="00632E3F" w:rsidRDefault="00632E3F" w:rsidP="00632E3F">
      <w:pPr>
        <w:ind w:firstLine="720"/>
        <w:rPr>
          <w:rFonts w:eastAsiaTheme="minorEastAsia" w:cstheme="minorBidi"/>
          <w:sz w:val="24"/>
          <w:szCs w:val="24"/>
        </w:rPr>
      </w:pPr>
      <w:r>
        <w:rPr>
          <w:rFonts w:eastAsiaTheme="minorEastAsia" w:cstheme="minorBidi"/>
          <w:b/>
          <w:sz w:val="24"/>
          <w:szCs w:val="24"/>
        </w:rPr>
        <w:t>Parameters:</w:t>
      </w:r>
      <w:r w:rsidRPr="00653258">
        <w:rPr>
          <w:rFonts w:eastAsiaTheme="minorEastAsia" w:cstheme="minorBidi"/>
          <w:sz w:val="24"/>
          <w:szCs w:val="24"/>
        </w:rPr>
        <w:t xml:space="preserve"> </w:t>
      </w:r>
    </w:p>
    <w:p w14:paraId="2DBD2D5D" w14:textId="04641A23" w:rsidR="00DC3C7E" w:rsidRPr="00DC3C7E" w:rsidRDefault="00632E3F" w:rsidP="00E10C45">
      <w:pPr>
        <w:ind w:firstLine="720"/>
        <w:rPr>
          <w:rFonts w:eastAsiaTheme="minorEastAsia" w:cstheme="minorBidi"/>
          <w:sz w:val="24"/>
          <w:szCs w:val="24"/>
        </w:rPr>
      </w:pPr>
      <w:r w:rsidRPr="00632E3F">
        <w:rPr>
          <w:rFonts w:eastAsiaTheme="minorEastAsia" w:cstheme="minorBidi"/>
          <w:sz w:val="24"/>
          <w:szCs w:val="24"/>
        </w:rPr>
        <w:t xml:space="preserve">A pointer to a GAPEvent structure containing information about the </w:t>
      </w:r>
      <w:proofErr w:type="gramStart"/>
      <w:r w:rsidRPr="00632E3F">
        <w:rPr>
          <w:rFonts w:eastAsiaTheme="minorEastAsia" w:cstheme="minorBidi"/>
          <w:sz w:val="24"/>
          <w:szCs w:val="24"/>
        </w:rPr>
        <w:t>event</w:t>
      </w:r>
      <w:proofErr w:type="gramEnd"/>
    </w:p>
    <w:p w14:paraId="284C4902" w14:textId="5C26E843" w:rsidR="00BD07E3" w:rsidRDefault="1A9C1256" w:rsidP="00917947">
      <w:pPr>
        <w:pStyle w:val="Heading2"/>
        <w:numPr>
          <w:ilvl w:val="1"/>
          <w:numId w:val="36"/>
        </w:numPr>
      </w:pPr>
      <w:bookmarkStart w:id="49" w:name="_Toc131068049"/>
      <w:bookmarkStart w:id="50" w:name="_Toc131082782"/>
      <w:bookmarkStart w:id="51" w:name="_Toc1128333359"/>
      <w:bookmarkStart w:id="52" w:name="_Toc1290247358"/>
      <w:r>
        <w:lastRenderedPageBreak/>
        <w:t>F</w:t>
      </w:r>
      <w:r w:rsidR="00632E3F">
        <w:t>u</w:t>
      </w:r>
      <w:r>
        <w:t>nction Declarat</w:t>
      </w:r>
      <w:bookmarkStart w:id="53" w:name="_Toc1566980235"/>
      <w:bookmarkStart w:id="54" w:name="_Toc1560328639"/>
      <w:bookmarkEnd w:id="49"/>
      <w:bookmarkEnd w:id="50"/>
      <w:bookmarkEnd w:id="51"/>
      <w:bookmarkEnd w:id="52"/>
      <w:r w:rsidR="00632E3F">
        <w:t>io</w:t>
      </w:r>
      <w:r w:rsidR="00E10C45">
        <w:t>n</w:t>
      </w:r>
    </w:p>
    <w:p w14:paraId="504EF544" w14:textId="5C9683F8" w:rsidR="00632E3F" w:rsidRPr="003B5850" w:rsidRDefault="00632E3F" w:rsidP="003B5850">
      <w:pPr>
        <w:pStyle w:val="Heading3"/>
        <w:numPr>
          <w:ilvl w:val="0"/>
          <w:numId w:val="0"/>
        </w:numPr>
        <w:ind w:left="1134" w:hanging="1134"/>
        <w:rPr>
          <w:sz w:val="28"/>
          <w:szCs w:val="28"/>
        </w:rPr>
      </w:pPr>
      <w:r>
        <w:rPr>
          <w:sz w:val="28"/>
          <w:szCs w:val="28"/>
        </w:rPr>
        <w:t>8.4.1</w:t>
      </w:r>
      <w:r w:rsidR="00981009">
        <w:rPr>
          <w:sz w:val="28"/>
          <w:szCs w:val="28"/>
        </w:rPr>
        <w:tab/>
      </w:r>
      <w:r w:rsidR="000D5995">
        <w:rPr>
          <w:sz w:val="28"/>
          <w:szCs w:val="28"/>
        </w:rPr>
        <w:t>reg_</w:t>
      </w:r>
      <w:r w:rsidR="00E901CD">
        <w:rPr>
          <w:rFonts w:ascii="Times New Roman" w:eastAsia="Times New Roman" w:hAnsi="Times New Roman"/>
          <w:sz w:val="32"/>
          <w:szCs w:val="32"/>
        </w:rPr>
        <w:t>provisioning_</w:t>
      </w:r>
      <w:proofErr w:type="gramStart"/>
      <w:r w:rsidR="00E901CD">
        <w:rPr>
          <w:rFonts w:ascii="Times New Roman" w:eastAsia="Times New Roman" w:hAnsi="Times New Roman"/>
          <w:sz w:val="32"/>
          <w:szCs w:val="32"/>
        </w:rPr>
        <w:t>service(</w:t>
      </w:r>
      <w:proofErr w:type="gramEnd"/>
      <w:r w:rsidR="00981009">
        <w:rPr>
          <w:rFonts w:ascii="Times New Roman" w:eastAsia="Times New Roman" w:hAnsi="Times New Roman"/>
          <w:sz w:val="32"/>
          <w:szCs w:val="32"/>
        </w:rPr>
        <w:t>)</w:t>
      </w:r>
    </w:p>
    <w:p w14:paraId="3B2CE8EC" w14:textId="77777777" w:rsidR="00C34C1C" w:rsidRDefault="00C34C1C" w:rsidP="00695DB8">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p>
    <w:p w14:paraId="00323850" w14:textId="265F903B" w:rsidR="00632E3F" w:rsidRPr="00C34C1C" w:rsidRDefault="00632E3F" w:rsidP="00695DB8">
      <w:pPr>
        <w:pStyle w:val="ListParagraph"/>
        <w:shd w:val="clear" w:color="auto" w:fill="F2F2F2" w:themeFill="background1" w:themeFillShade="F2"/>
        <w:spacing w:line="256" w:lineRule="auto"/>
        <w:rPr>
          <w:rFonts w:ascii="Times New Roman" w:eastAsia="Times New Roman" w:hAnsi="Times New Roman" w:cs="Times New Roman"/>
          <w:sz w:val="32"/>
          <w:szCs w:val="32"/>
        </w:rPr>
      </w:pPr>
      <w:r w:rsidRPr="00C34C1C">
        <w:rPr>
          <w:rFonts w:ascii="Times New Roman" w:eastAsia="Times New Roman" w:hAnsi="Times New Roman" w:cs="Times New Roman"/>
          <w:sz w:val="32"/>
          <w:szCs w:val="32"/>
        </w:rPr>
        <w:t xml:space="preserve">void </w:t>
      </w:r>
      <w:r w:rsidR="00311427" w:rsidRPr="00C34C1C">
        <w:rPr>
          <w:rFonts w:ascii="Times New Roman" w:eastAsia="Times New Roman" w:hAnsi="Times New Roman" w:cs="Times New Roman"/>
          <w:sz w:val="32"/>
          <w:szCs w:val="32"/>
        </w:rPr>
        <w:t>reg_</w:t>
      </w:r>
      <w:r w:rsidR="00AE0DE7" w:rsidRPr="00C34C1C">
        <w:rPr>
          <w:rFonts w:ascii="Times New Roman" w:eastAsia="Times New Roman" w:hAnsi="Times New Roman" w:cs="Times New Roman"/>
          <w:sz w:val="32"/>
          <w:szCs w:val="32"/>
        </w:rPr>
        <w:t>provisioning_</w:t>
      </w:r>
      <w:proofErr w:type="gramStart"/>
      <w:r w:rsidR="00AE0DE7" w:rsidRPr="00C34C1C">
        <w:rPr>
          <w:rFonts w:ascii="Times New Roman" w:eastAsia="Times New Roman" w:hAnsi="Times New Roman" w:cs="Times New Roman"/>
          <w:sz w:val="32"/>
          <w:szCs w:val="32"/>
        </w:rPr>
        <w:t>service</w:t>
      </w:r>
      <w:r w:rsidRPr="00C34C1C">
        <w:rPr>
          <w:rFonts w:ascii="Times New Roman" w:eastAsia="Times New Roman" w:hAnsi="Times New Roman" w:cs="Times New Roman"/>
          <w:sz w:val="32"/>
          <w:szCs w:val="32"/>
        </w:rPr>
        <w:t>(</w:t>
      </w:r>
      <w:proofErr w:type="gramEnd"/>
      <w:r w:rsidRPr="00C34C1C">
        <w:rPr>
          <w:rFonts w:ascii="Times New Roman" w:eastAsia="Times New Roman" w:hAnsi="Times New Roman" w:cs="Times New Roman"/>
          <w:sz w:val="32"/>
          <w:szCs w:val="32"/>
        </w:rPr>
        <w:t>U16 uuid_val)</w:t>
      </w:r>
    </w:p>
    <w:p w14:paraId="57F0CC5E" w14:textId="77777777" w:rsidR="00C34C1C" w:rsidRPr="00695DB8" w:rsidRDefault="00C34C1C" w:rsidP="00695DB8">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p>
    <w:p w14:paraId="21A70432" w14:textId="77777777" w:rsidR="00632E3F" w:rsidRDefault="00632E3F" w:rsidP="00632E3F">
      <w:pPr>
        <w:spacing w:line="257" w:lineRule="auto"/>
        <w:ind w:left="720"/>
        <w:rPr>
          <w:rFonts w:eastAsiaTheme="minorEastAsia"/>
          <w:sz w:val="24"/>
          <w:szCs w:val="24"/>
        </w:rPr>
      </w:pPr>
      <w:r w:rsidRPr="00324761">
        <w:rPr>
          <w:rFonts w:eastAsiaTheme="minorEastAsia"/>
          <w:b/>
          <w:bCs/>
          <w:sz w:val="24"/>
          <w:szCs w:val="24"/>
        </w:rPr>
        <w:t>Description</w:t>
      </w:r>
      <w:r w:rsidRPr="00324761">
        <w:rPr>
          <w:rFonts w:eastAsiaTheme="minorEastAsia"/>
          <w:sz w:val="24"/>
          <w:szCs w:val="24"/>
        </w:rPr>
        <w:t xml:space="preserve">: </w:t>
      </w:r>
    </w:p>
    <w:p w14:paraId="1F58BDAF" w14:textId="71733F43" w:rsidR="00632E3F" w:rsidRPr="00324761" w:rsidRDefault="0006298E" w:rsidP="00632E3F">
      <w:pPr>
        <w:spacing w:line="257" w:lineRule="auto"/>
        <w:ind w:left="720"/>
        <w:rPr>
          <w:rFonts w:eastAsiaTheme="minorEastAsia"/>
          <w:sz w:val="24"/>
          <w:szCs w:val="24"/>
        </w:rPr>
      </w:pPr>
      <w:r>
        <w:rPr>
          <w:rFonts w:eastAsiaTheme="minorEastAsia"/>
          <w:sz w:val="22"/>
        </w:rPr>
        <w:t>This</w:t>
      </w:r>
      <w:r w:rsidR="00632E3F" w:rsidRPr="007B766B">
        <w:rPr>
          <w:rFonts w:eastAsiaTheme="minorEastAsia"/>
          <w:sz w:val="22"/>
        </w:rPr>
        <w:t xml:space="preserve"> function</w:t>
      </w:r>
      <w:r>
        <w:rPr>
          <w:rFonts w:eastAsiaTheme="minorEastAsia"/>
          <w:sz w:val="22"/>
        </w:rPr>
        <w:t xml:space="preserve"> is</w:t>
      </w:r>
      <w:r w:rsidR="00632E3F" w:rsidRPr="007B766B">
        <w:rPr>
          <w:rFonts w:eastAsiaTheme="minorEastAsia"/>
          <w:sz w:val="22"/>
        </w:rPr>
        <w:t xml:space="preserve"> used to register a new GATT service in the GATT database.</w:t>
      </w:r>
      <w:r w:rsidR="00931EE2">
        <w:rPr>
          <w:rFonts w:eastAsiaTheme="minorEastAsia"/>
          <w:sz w:val="22"/>
        </w:rPr>
        <w:t xml:space="preserve"> </w:t>
      </w:r>
      <w:r w:rsidR="00632E3F" w:rsidRPr="007B766B">
        <w:rPr>
          <w:rFonts w:eastAsiaTheme="minorEastAsia"/>
          <w:sz w:val="22"/>
        </w:rPr>
        <w:t>The function takes a 16-bit UUID value (uuid_val) as its parameter. This UUID value uniquely identifies the GATT service being registered.</w:t>
      </w:r>
      <w:r w:rsidR="00B37B69">
        <w:rPr>
          <w:rFonts w:eastAsiaTheme="minorEastAsia"/>
          <w:sz w:val="22"/>
        </w:rPr>
        <w:t xml:space="preserve"> </w:t>
      </w:r>
      <w:r w:rsidR="00912BDD">
        <w:rPr>
          <w:rFonts w:eastAsiaTheme="minorEastAsia"/>
          <w:sz w:val="22"/>
        </w:rPr>
        <w:t xml:space="preserve">Here it is registering the </w:t>
      </w:r>
      <w:r w:rsidR="00B0123D">
        <w:rPr>
          <w:rFonts w:eastAsiaTheme="minorEastAsia"/>
          <w:sz w:val="22"/>
        </w:rPr>
        <w:t xml:space="preserve">provisioning service </w:t>
      </w:r>
      <w:r w:rsidR="002821D4">
        <w:rPr>
          <w:rFonts w:eastAsiaTheme="minorEastAsia"/>
          <w:sz w:val="22"/>
        </w:rPr>
        <w:t xml:space="preserve">which is </w:t>
      </w:r>
      <w:r w:rsidR="00931EE2">
        <w:rPr>
          <w:rFonts w:eastAsiaTheme="minorEastAsia"/>
          <w:sz w:val="22"/>
        </w:rPr>
        <w:t>used to provision a device.</w:t>
      </w:r>
    </w:p>
    <w:p w14:paraId="2A7193FE" w14:textId="77777777" w:rsidR="00632E3F" w:rsidRPr="00324761" w:rsidRDefault="00632E3F" w:rsidP="00632E3F">
      <w:pPr>
        <w:spacing w:after="0" w:line="257" w:lineRule="auto"/>
        <w:ind w:firstLine="720"/>
        <w:rPr>
          <w:rFonts w:eastAsiaTheme="minorEastAsia" w:cstheme="minorBidi"/>
          <w:b/>
          <w:bCs/>
          <w:sz w:val="24"/>
          <w:szCs w:val="24"/>
        </w:rPr>
      </w:pPr>
      <w:r w:rsidRPr="00324761">
        <w:rPr>
          <w:rFonts w:eastAsiaTheme="minorEastAsia" w:cstheme="minorBidi"/>
          <w:b/>
          <w:bCs/>
          <w:sz w:val="24"/>
          <w:szCs w:val="24"/>
        </w:rPr>
        <w:t>Parameters:</w:t>
      </w:r>
    </w:p>
    <w:p w14:paraId="6177E587" w14:textId="0C40079B" w:rsidR="00981009" w:rsidRDefault="00632E3F" w:rsidP="00DC3C7E">
      <w:pPr>
        <w:ind w:firstLine="720"/>
        <w:rPr>
          <w:rFonts w:eastAsiaTheme="minorEastAsia" w:cstheme="minorBidi"/>
          <w:sz w:val="22"/>
        </w:rPr>
      </w:pPr>
      <w:r w:rsidRPr="007B766B">
        <w:rPr>
          <w:rFonts w:eastAsiaTheme="minorEastAsia" w:cstheme="minorBidi"/>
          <w:sz w:val="22"/>
        </w:rPr>
        <w:t xml:space="preserve">U16 uuid_val it defines 16-bit </w:t>
      </w:r>
      <w:r>
        <w:rPr>
          <w:rFonts w:eastAsiaTheme="minorEastAsia" w:cstheme="minorBidi"/>
          <w:sz w:val="22"/>
        </w:rPr>
        <w:t>UUID</w:t>
      </w:r>
      <w:r w:rsidRPr="007B766B">
        <w:rPr>
          <w:rFonts w:eastAsiaTheme="minorEastAsia" w:cstheme="minorBidi"/>
          <w:sz w:val="22"/>
        </w:rPr>
        <w:t xml:space="preserve"> </w:t>
      </w:r>
      <w:r>
        <w:rPr>
          <w:rFonts w:eastAsiaTheme="minorEastAsia" w:cstheme="minorBidi"/>
          <w:sz w:val="22"/>
        </w:rPr>
        <w:t>of</w:t>
      </w:r>
      <w:r w:rsidRPr="007B766B">
        <w:rPr>
          <w:rFonts w:eastAsiaTheme="minorEastAsia" w:cstheme="minorBidi"/>
          <w:sz w:val="22"/>
        </w:rPr>
        <w:t xml:space="preserve"> the servi</w:t>
      </w:r>
      <w:r w:rsidR="00DC3C7E">
        <w:rPr>
          <w:rFonts w:eastAsiaTheme="minorEastAsia" w:cstheme="minorBidi"/>
          <w:sz w:val="22"/>
        </w:rPr>
        <w:t>ce.</w:t>
      </w:r>
    </w:p>
    <w:p w14:paraId="667B93D7" w14:textId="77777777" w:rsidR="003D4B71" w:rsidRDefault="003D4B71" w:rsidP="00DC3C7E">
      <w:pPr>
        <w:ind w:firstLine="720"/>
        <w:rPr>
          <w:rFonts w:eastAsiaTheme="minorEastAsia" w:cstheme="minorBidi"/>
          <w:sz w:val="22"/>
        </w:rPr>
      </w:pPr>
    </w:p>
    <w:p w14:paraId="56D46C7E" w14:textId="77777777" w:rsidR="003D4B71" w:rsidRDefault="003D4B71" w:rsidP="00DC3C7E">
      <w:pPr>
        <w:ind w:firstLine="720"/>
        <w:rPr>
          <w:rFonts w:eastAsiaTheme="minorEastAsia" w:cstheme="minorBidi"/>
          <w:sz w:val="22"/>
        </w:rPr>
      </w:pPr>
    </w:p>
    <w:p w14:paraId="2A0B88FC" w14:textId="6E16D8E0" w:rsidR="005B6A03" w:rsidRDefault="005B6A03" w:rsidP="005B6A03">
      <w:pPr>
        <w:pStyle w:val="Heading3"/>
        <w:numPr>
          <w:ilvl w:val="0"/>
          <w:numId w:val="0"/>
        </w:numPr>
        <w:ind w:left="1134" w:hanging="1134"/>
        <w:rPr>
          <w:rFonts w:ascii="Times New Roman" w:eastAsia="Times New Roman" w:hAnsi="Times New Roman"/>
          <w:sz w:val="32"/>
          <w:szCs w:val="32"/>
        </w:rPr>
      </w:pPr>
      <w:r>
        <w:rPr>
          <w:sz w:val="28"/>
          <w:szCs w:val="28"/>
        </w:rPr>
        <w:t>8.4.</w:t>
      </w:r>
      <w:r>
        <w:rPr>
          <w:sz w:val="28"/>
          <w:szCs w:val="28"/>
        </w:rPr>
        <w:t>2</w:t>
      </w:r>
      <w:r>
        <w:rPr>
          <w:sz w:val="28"/>
          <w:szCs w:val="28"/>
        </w:rPr>
        <w:tab/>
      </w:r>
      <w:r w:rsidR="00A200E5">
        <w:rPr>
          <w:sz w:val="28"/>
          <w:szCs w:val="28"/>
        </w:rPr>
        <w:t>reg_</w:t>
      </w:r>
      <w:r>
        <w:rPr>
          <w:rFonts w:ascii="Times New Roman" w:eastAsia="Times New Roman" w:hAnsi="Times New Roman"/>
          <w:sz w:val="32"/>
          <w:szCs w:val="32"/>
        </w:rPr>
        <w:t>pro</w:t>
      </w:r>
      <w:r w:rsidR="003C693E">
        <w:rPr>
          <w:rFonts w:ascii="Times New Roman" w:eastAsia="Times New Roman" w:hAnsi="Times New Roman"/>
          <w:sz w:val="32"/>
          <w:szCs w:val="32"/>
        </w:rPr>
        <w:t>xy</w:t>
      </w:r>
      <w:r>
        <w:rPr>
          <w:rFonts w:ascii="Times New Roman" w:eastAsia="Times New Roman" w:hAnsi="Times New Roman"/>
          <w:sz w:val="32"/>
          <w:szCs w:val="32"/>
        </w:rPr>
        <w:t>_service()</w:t>
      </w:r>
    </w:p>
    <w:p w14:paraId="7D2417EB" w14:textId="77777777" w:rsidR="00C34C1C" w:rsidRDefault="00C34C1C" w:rsidP="003C693E">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p>
    <w:p w14:paraId="0668A4D1" w14:textId="4BDD2011" w:rsidR="003C693E" w:rsidRPr="00FD4FEC" w:rsidRDefault="003C693E" w:rsidP="003C693E">
      <w:pPr>
        <w:pStyle w:val="ListParagraph"/>
        <w:shd w:val="clear" w:color="auto" w:fill="F2F2F2" w:themeFill="background1" w:themeFillShade="F2"/>
        <w:spacing w:line="256" w:lineRule="auto"/>
        <w:rPr>
          <w:rFonts w:ascii="Times New Roman" w:eastAsia="Times New Roman" w:hAnsi="Times New Roman" w:cs="Times New Roman"/>
          <w:sz w:val="32"/>
          <w:szCs w:val="32"/>
        </w:rPr>
      </w:pPr>
      <w:r w:rsidRPr="00FD4FEC">
        <w:rPr>
          <w:rFonts w:ascii="Times New Roman" w:eastAsia="Times New Roman" w:hAnsi="Times New Roman" w:cs="Times New Roman"/>
          <w:sz w:val="32"/>
          <w:szCs w:val="32"/>
        </w:rPr>
        <w:t xml:space="preserve">void </w:t>
      </w:r>
      <w:r w:rsidR="00311427" w:rsidRPr="00FD4FEC">
        <w:rPr>
          <w:rFonts w:ascii="Times New Roman" w:eastAsia="Times New Roman" w:hAnsi="Times New Roman" w:cs="Times New Roman"/>
          <w:sz w:val="32"/>
          <w:szCs w:val="32"/>
        </w:rPr>
        <w:t>reg_</w:t>
      </w:r>
      <w:r w:rsidRPr="00FD4FEC">
        <w:rPr>
          <w:rFonts w:ascii="Times New Roman" w:eastAsia="Times New Roman" w:hAnsi="Times New Roman" w:cs="Times New Roman"/>
          <w:sz w:val="32"/>
          <w:szCs w:val="32"/>
        </w:rPr>
        <w:t>pro</w:t>
      </w:r>
      <w:r w:rsidRPr="00FD4FEC">
        <w:rPr>
          <w:rFonts w:ascii="Times New Roman" w:eastAsia="Times New Roman" w:hAnsi="Times New Roman" w:cs="Times New Roman"/>
          <w:sz w:val="32"/>
          <w:szCs w:val="32"/>
        </w:rPr>
        <w:t>xy</w:t>
      </w:r>
      <w:r w:rsidRPr="00FD4FEC">
        <w:rPr>
          <w:rFonts w:ascii="Times New Roman" w:eastAsia="Times New Roman" w:hAnsi="Times New Roman" w:cs="Times New Roman"/>
          <w:sz w:val="32"/>
          <w:szCs w:val="32"/>
        </w:rPr>
        <w:t>_</w:t>
      </w:r>
      <w:proofErr w:type="gramStart"/>
      <w:r w:rsidRPr="00FD4FEC">
        <w:rPr>
          <w:rFonts w:ascii="Times New Roman" w:eastAsia="Times New Roman" w:hAnsi="Times New Roman" w:cs="Times New Roman"/>
          <w:sz w:val="32"/>
          <w:szCs w:val="32"/>
        </w:rPr>
        <w:t>service(</w:t>
      </w:r>
      <w:proofErr w:type="gramEnd"/>
      <w:r w:rsidRPr="00FD4FEC">
        <w:rPr>
          <w:rFonts w:ascii="Times New Roman" w:eastAsia="Times New Roman" w:hAnsi="Times New Roman" w:cs="Times New Roman"/>
          <w:sz w:val="32"/>
          <w:szCs w:val="32"/>
        </w:rPr>
        <w:t>U16 uuid_val)</w:t>
      </w:r>
    </w:p>
    <w:p w14:paraId="344715F5" w14:textId="77777777" w:rsidR="00C34C1C" w:rsidRPr="00695DB8" w:rsidRDefault="00C34C1C" w:rsidP="003C693E">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p>
    <w:p w14:paraId="77878E4F" w14:textId="77777777" w:rsidR="003C693E" w:rsidRDefault="003C693E" w:rsidP="003C693E">
      <w:pPr>
        <w:spacing w:line="257" w:lineRule="auto"/>
        <w:ind w:left="720"/>
        <w:rPr>
          <w:rFonts w:eastAsiaTheme="minorEastAsia"/>
          <w:sz w:val="24"/>
          <w:szCs w:val="24"/>
        </w:rPr>
      </w:pPr>
      <w:r w:rsidRPr="00324761">
        <w:rPr>
          <w:rFonts w:eastAsiaTheme="minorEastAsia"/>
          <w:b/>
          <w:bCs/>
          <w:sz w:val="24"/>
          <w:szCs w:val="24"/>
        </w:rPr>
        <w:t>Description</w:t>
      </w:r>
      <w:r w:rsidRPr="00324761">
        <w:rPr>
          <w:rFonts w:eastAsiaTheme="minorEastAsia"/>
          <w:sz w:val="24"/>
          <w:szCs w:val="24"/>
        </w:rPr>
        <w:t xml:space="preserve">: </w:t>
      </w:r>
    </w:p>
    <w:p w14:paraId="266B693B" w14:textId="5DE0FFB2" w:rsidR="003C693E" w:rsidRPr="00516E2A" w:rsidRDefault="00994359" w:rsidP="003C693E">
      <w:pPr>
        <w:spacing w:line="257" w:lineRule="auto"/>
        <w:ind w:left="720"/>
        <w:rPr>
          <w:rFonts w:eastAsiaTheme="minorEastAsia"/>
          <w:sz w:val="22"/>
        </w:rPr>
      </w:pPr>
      <w:r>
        <w:rPr>
          <w:rFonts w:eastAsiaTheme="minorEastAsia"/>
          <w:sz w:val="22"/>
        </w:rPr>
        <w:t>Th</w:t>
      </w:r>
      <w:r w:rsidR="003C693E" w:rsidRPr="007B766B">
        <w:rPr>
          <w:rFonts w:eastAsiaTheme="minorEastAsia"/>
          <w:sz w:val="22"/>
        </w:rPr>
        <w:t>is function</w:t>
      </w:r>
      <w:r w:rsidR="003A4168">
        <w:rPr>
          <w:rFonts w:eastAsiaTheme="minorEastAsia"/>
          <w:sz w:val="22"/>
        </w:rPr>
        <w:t xml:space="preserve"> is</w:t>
      </w:r>
      <w:r w:rsidR="003C693E" w:rsidRPr="007B766B">
        <w:rPr>
          <w:rFonts w:eastAsiaTheme="minorEastAsia"/>
          <w:sz w:val="22"/>
        </w:rPr>
        <w:t xml:space="preserve"> used to register a new GATT service in the GATT database.</w:t>
      </w:r>
      <w:r w:rsidR="003C693E">
        <w:rPr>
          <w:rFonts w:eastAsiaTheme="minorEastAsia"/>
          <w:sz w:val="22"/>
        </w:rPr>
        <w:t xml:space="preserve"> </w:t>
      </w:r>
      <w:r w:rsidR="003C693E" w:rsidRPr="007B766B">
        <w:rPr>
          <w:rFonts w:eastAsiaTheme="minorEastAsia"/>
          <w:sz w:val="22"/>
        </w:rPr>
        <w:t>The function takes a 16-bit UUID value (uuid_val) as its parameter. This UUID value uniquely identifies the GATT service being registered</w:t>
      </w:r>
      <w:r w:rsidR="003C693E" w:rsidRPr="00516E2A">
        <w:rPr>
          <w:rFonts w:eastAsiaTheme="minorEastAsia"/>
          <w:sz w:val="22"/>
        </w:rPr>
        <w:t xml:space="preserve">. </w:t>
      </w:r>
      <w:r w:rsidR="00B60880" w:rsidRPr="00516E2A">
        <w:rPr>
          <w:sz w:val="22"/>
        </w:rPr>
        <w:t>The Mesh Proxy Service is used to enable a server to send and receive Proxy PDUs with a client.</w:t>
      </w:r>
    </w:p>
    <w:p w14:paraId="01B0D215" w14:textId="77777777" w:rsidR="003C693E" w:rsidRPr="00324761" w:rsidRDefault="003C693E" w:rsidP="003C693E">
      <w:pPr>
        <w:spacing w:after="0" w:line="257" w:lineRule="auto"/>
        <w:ind w:firstLine="720"/>
        <w:rPr>
          <w:rFonts w:eastAsiaTheme="minorEastAsia" w:cstheme="minorBidi"/>
          <w:b/>
          <w:bCs/>
          <w:sz w:val="24"/>
          <w:szCs w:val="24"/>
        </w:rPr>
      </w:pPr>
      <w:r w:rsidRPr="00324761">
        <w:rPr>
          <w:rFonts w:eastAsiaTheme="minorEastAsia" w:cstheme="minorBidi"/>
          <w:b/>
          <w:bCs/>
          <w:sz w:val="24"/>
          <w:szCs w:val="24"/>
        </w:rPr>
        <w:t>Parameters:</w:t>
      </w:r>
    </w:p>
    <w:p w14:paraId="26E7EA12" w14:textId="70FF7200" w:rsidR="005B6A03" w:rsidRDefault="003C693E" w:rsidP="00575FCB">
      <w:pPr>
        <w:ind w:firstLine="720"/>
        <w:rPr>
          <w:rFonts w:eastAsiaTheme="minorEastAsia" w:cstheme="minorBidi"/>
          <w:sz w:val="22"/>
        </w:rPr>
      </w:pPr>
      <w:r w:rsidRPr="007B766B">
        <w:rPr>
          <w:rFonts w:eastAsiaTheme="minorEastAsia" w:cstheme="minorBidi"/>
          <w:sz w:val="22"/>
        </w:rPr>
        <w:t xml:space="preserve">U16 uuid_val it defines 16-bit </w:t>
      </w:r>
      <w:r>
        <w:rPr>
          <w:rFonts w:eastAsiaTheme="minorEastAsia" w:cstheme="minorBidi"/>
          <w:sz w:val="22"/>
        </w:rPr>
        <w:t>UUID</w:t>
      </w:r>
      <w:r w:rsidRPr="007B766B">
        <w:rPr>
          <w:rFonts w:eastAsiaTheme="minorEastAsia" w:cstheme="minorBidi"/>
          <w:sz w:val="22"/>
        </w:rPr>
        <w:t xml:space="preserve"> </w:t>
      </w:r>
      <w:r>
        <w:rPr>
          <w:rFonts w:eastAsiaTheme="minorEastAsia" w:cstheme="minorBidi"/>
          <w:sz w:val="22"/>
        </w:rPr>
        <w:t>of</w:t>
      </w:r>
      <w:r w:rsidRPr="007B766B">
        <w:rPr>
          <w:rFonts w:eastAsiaTheme="minorEastAsia" w:cstheme="minorBidi"/>
          <w:sz w:val="22"/>
        </w:rPr>
        <w:t xml:space="preserve"> the servi</w:t>
      </w:r>
      <w:r>
        <w:rPr>
          <w:rFonts w:eastAsiaTheme="minorEastAsia" w:cstheme="minorBidi"/>
          <w:sz w:val="22"/>
        </w:rPr>
        <w:t>ce.</w:t>
      </w:r>
    </w:p>
    <w:p w14:paraId="088A5617" w14:textId="77777777" w:rsidR="00E10C45" w:rsidRDefault="00E10C45" w:rsidP="00575FCB">
      <w:pPr>
        <w:ind w:firstLine="720"/>
        <w:rPr>
          <w:rFonts w:eastAsiaTheme="minorEastAsia" w:cstheme="minorBidi"/>
          <w:sz w:val="22"/>
        </w:rPr>
      </w:pPr>
    </w:p>
    <w:p w14:paraId="53A6EAF1" w14:textId="77777777" w:rsidR="00E10C45" w:rsidRDefault="00E10C45" w:rsidP="00575FCB">
      <w:pPr>
        <w:ind w:firstLine="720"/>
        <w:rPr>
          <w:rFonts w:eastAsiaTheme="minorEastAsia" w:cstheme="minorBidi"/>
          <w:sz w:val="22"/>
        </w:rPr>
      </w:pPr>
    </w:p>
    <w:p w14:paraId="3F6222DF" w14:textId="77777777" w:rsidR="00E10C45" w:rsidRDefault="00E10C45" w:rsidP="00575FCB">
      <w:pPr>
        <w:ind w:firstLine="720"/>
        <w:rPr>
          <w:rFonts w:eastAsiaTheme="minorEastAsia" w:cstheme="minorBidi"/>
          <w:sz w:val="22"/>
        </w:rPr>
      </w:pPr>
    </w:p>
    <w:p w14:paraId="6D8B8AC1" w14:textId="77777777" w:rsidR="00E10C45" w:rsidRDefault="00E10C45" w:rsidP="00575FCB">
      <w:pPr>
        <w:ind w:firstLine="720"/>
        <w:rPr>
          <w:rFonts w:eastAsiaTheme="minorEastAsia" w:cstheme="minorBidi"/>
          <w:sz w:val="22"/>
        </w:rPr>
      </w:pPr>
    </w:p>
    <w:p w14:paraId="2D29897E" w14:textId="77777777" w:rsidR="00E10C45" w:rsidRDefault="00E10C45" w:rsidP="00575FCB">
      <w:pPr>
        <w:ind w:firstLine="720"/>
        <w:rPr>
          <w:rFonts w:eastAsiaTheme="minorEastAsia" w:cstheme="minorBidi"/>
          <w:sz w:val="22"/>
        </w:rPr>
      </w:pPr>
    </w:p>
    <w:p w14:paraId="7DC52B87" w14:textId="77777777" w:rsidR="00E10C45" w:rsidRDefault="00E10C45" w:rsidP="00575FCB">
      <w:pPr>
        <w:ind w:firstLine="720"/>
        <w:rPr>
          <w:rFonts w:eastAsiaTheme="minorEastAsia" w:cstheme="minorBidi"/>
          <w:sz w:val="22"/>
        </w:rPr>
      </w:pPr>
    </w:p>
    <w:p w14:paraId="4BA646FB" w14:textId="77777777" w:rsidR="00E10C45" w:rsidRDefault="00E10C45" w:rsidP="00575FCB">
      <w:pPr>
        <w:ind w:firstLine="720"/>
        <w:rPr>
          <w:rFonts w:eastAsiaTheme="minorEastAsia" w:cstheme="minorBidi"/>
          <w:sz w:val="22"/>
        </w:rPr>
      </w:pPr>
    </w:p>
    <w:p w14:paraId="599B9C1F" w14:textId="77777777" w:rsidR="00E10C45" w:rsidRPr="007B766B" w:rsidRDefault="00E10C45" w:rsidP="00575FCB">
      <w:pPr>
        <w:ind w:firstLine="720"/>
        <w:rPr>
          <w:rFonts w:eastAsiaTheme="minorEastAsia" w:cstheme="minorBidi"/>
          <w:sz w:val="22"/>
        </w:rPr>
      </w:pPr>
    </w:p>
    <w:p w14:paraId="2A4A49CB" w14:textId="6FB7EF45" w:rsidR="00632E3F" w:rsidRPr="009C6BF3" w:rsidRDefault="00632E3F" w:rsidP="00632E3F">
      <w:pPr>
        <w:pStyle w:val="Heading3"/>
        <w:numPr>
          <w:ilvl w:val="0"/>
          <w:numId w:val="0"/>
        </w:numPr>
        <w:ind w:left="1134" w:hanging="1134"/>
        <w:rPr>
          <w:sz w:val="28"/>
          <w:szCs w:val="28"/>
        </w:rPr>
      </w:pPr>
      <w:r>
        <w:rPr>
          <w:sz w:val="28"/>
          <w:szCs w:val="28"/>
        </w:rPr>
        <w:lastRenderedPageBreak/>
        <w:t>8.4.</w:t>
      </w:r>
      <w:r w:rsidR="00917947">
        <w:rPr>
          <w:sz w:val="28"/>
          <w:szCs w:val="28"/>
        </w:rPr>
        <w:t>3</w:t>
      </w:r>
      <w:r w:rsidR="00981009">
        <w:rPr>
          <w:sz w:val="28"/>
          <w:szCs w:val="28"/>
        </w:rPr>
        <w:tab/>
      </w:r>
      <w:proofErr w:type="spellStart"/>
      <w:r w:rsidR="00897514">
        <w:rPr>
          <w:sz w:val="28"/>
          <w:szCs w:val="28"/>
        </w:rPr>
        <w:t>register_</w:t>
      </w:r>
      <w:r w:rsidR="00B91093">
        <w:rPr>
          <w:sz w:val="28"/>
          <w:szCs w:val="28"/>
        </w:rPr>
        <w:t>prov_dataout_</w:t>
      </w:r>
      <w:proofErr w:type="gramStart"/>
      <w:r w:rsidR="00981009" w:rsidRPr="00324761">
        <w:rPr>
          <w:rFonts w:ascii="Times New Roman" w:eastAsia="Times New Roman" w:hAnsi="Times New Roman"/>
          <w:sz w:val="32"/>
          <w:szCs w:val="32"/>
        </w:rPr>
        <w:t>descriptor</w:t>
      </w:r>
      <w:proofErr w:type="spellEnd"/>
      <w:r w:rsidR="00981009">
        <w:rPr>
          <w:rFonts w:ascii="Times New Roman" w:eastAsia="Times New Roman" w:hAnsi="Times New Roman"/>
          <w:sz w:val="32"/>
          <w:szCs w:val="32"/>
        </w:rPr>
        <w:t>(</w:t>
      </w:r>
      <w:proofErr w:type="gramEnd"/>
      <w:r w:rsidR="00981009">
        <w:rPr>
          <w:rFonts w:ascii="Times New Roman" w:eastAsia="Times New Roman" w:hAnsi="Times New Roman"/>
          <w:sz w:val="32"/>
          <w:szCs w:val="32"/>
        </w:rPr>
        <w:t>)</w:t>
      </w:r>
    </w:p>
    <w:p w14:paraId="7EFDC603" w14:textId="77777777" w:rsidR="00632E3F" w:rsidRPr="00F6605B" w:rsidRDefault="00632E3F" w:rsidP="00F6605B">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p>
    <w:p w14:paraId="68A2560D" w14:textId="14A2B872" w:rsidR="00632E3F" w:rsidRPr="00FD4FEC" w:rsidDel="005411F2" w:rsidRDefault="00632E3F" w:rsidP="00F6605B">
      <w:pPr>
        <w:pStyle w:val="ListParagraph"/>
        <w:shd w:val="clear" w:color="auto" w:fill="F2F2F2" w:themeFill="background1" w:themeFillShade="F2"/>
        <w:spacing w:line="256" w:lineRule="auto"/>
        <w:rPr>
          <w:del w:id="55" w:author="Chougale, Sachin" w:date="2023-09-15T15:10:00Z"/>
          <w:rFonts w:ascii="Times New Roman" w:eastAsia="Times New Roman" w:hAnsi="Times New Roman" w:cs="Times New Roman"/>
          <w:sz w:val="32"/>
          <w:szCs w:val="32"/>
        </w:rPr>
      </w:pPr>
      <w:r w:rsidRPr="00FD4FEC">
        <w:rPr>
          <w:rFonts w:ascii="Times New Roman" w:eastAsia="Times New Roman" w:hAnsi="Times New Roman" w:cs="Times New Roman"/>
          <w:sz w:val="32"/>
          <w:szCs w:val="32"/>
        </w:rPr>
        <w:t xml:space="preserve">void </w:t>
      </w:r>
      <w:r w:rsidR="00C83435" w:rsidRPr="00FD4FEC">
        <w:rPr>
          <w:rFonts w:ascii="Times New Roman" w:eastAsia="Times New Roman" w:hAnsi="Times New Roman" w:cs="Times New Roman"/>
          <w:sz w:val="32"/>
          <w:szCs w:val="32"/>
        </w:rPr>
        <w:t>register_</w:t>
      </w:r>
      <w:r w:rsidR="00335A35" w:rsidRPr="00FD4FEC">
        <w:rPr>
          <w:rFonts w:ascii="Times New Roman" w:eastAsia="Times New Roman" w:hAnsi="Times New Roman" w:cs="Times New Roman"/>
          <w:sz w:val="32"/>
          <w:szCs w:val="32"/>
        </w:rPr>
        <w:t>prov_dataout</w:t>
      </w:r>
      <w:r w:rsidRPr="00FD4FEC">
        <w:rPr>
          <w:rFonts w:ascii="Times New Roman" w:eastAsia="Times New Roman" w:hAnsi="Times New Roman" w:cs="Times New Roman"/>
          <w:sz w:val="32"/>
          <w:szCs w:val="32"/>
        </w:rPr>
        <w:t>_descriptor(GATTCharDescInfo *desc_info)</w:t>
      </w:r>
    </w:p>
    <w:p w14:paraId="36CC1F65" w14:textId="77777777" w:rsidR="00632E3F" w:rsidRPr="00F6605B" w:rsidRDefault="00632E3F" w:rsidP="00F6605B">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p>
    <w:p w14:paraId="4FDD2408" w14:textId="77777777" w:rsidR="00632E3F" w:rsidRPr="00653258" w:rsidRDefault="00632E3F" w:rsidP="00632E3F">
      <w:pPr>
        <w:ind w:left="720"/>
        <w:rPr>
          <w:rFonts w:eastAsiaTheme="minorEastAsia" w:cstheme="minorBidi"/>
          <w:sz w:val="24"/>
          <w:szCs w:val="24"/>
        </w:rPr>
      </w:pPr>
      <w:r w:rsidRPr="00653258">
        <w:rPr>
          <w:rFonts w:eastAsiaTheme="minorEastAsia" w:cstheme="minorBidi"/>
          <w:b/>
          <w:sz w:val="24"/>
          <w:szCs w:val="24"/>
        </w:rPr>
        <w:t>Description</w:t>
      </w:r>
      <w:r w:rsidRPr="00653258">
        <w:rPr>
          <w:rFonts w:eastAsiaTheme="minorEastAsia" w:cstheme="minorBidi"/>
          <w:sz w:val="24"/>
          <w:szCs w:val="24"/>
        </w:rPr>
        <w:t xml:space="preserve">: </w:t>
      </w:r>
    </w:p>
    <w:p w14:paraId="71BC258A" w14:textId="048FA6F9" w:rsidR="00632E3F" w:rsidRPr="00653258" w:rsidRDefault="00632E3F" w:rsidP="00EB0A55">
      <w:pPr>
        <w:ind w:left="720"/>
        <w:rPr>
          <w:rFonts w:eastAsiaTheme="minorEastAsia" w:cstheme="minorBidi"/>
          <w:sz w:val="22"/>
        </w:rPr>
      </w:pPr>
      <w:r w:rsidRPr="00653258">
        <w:rPr>
          <w:rFonts w:eastAsiaTheme="minorEastAsia" w:cstheme="minorBidi"/>
          <w:bCs/>
          <w:sz w:val="22"/>
        </w:rPr>
        <w:t xml:space="preserve">This is used for registering the descriptor for </w:t>
      </w:r>
      <w:r w:rsidR="00335A35">
        <w:rPr>
          <w:rFonts w:eastAsiaTheme="minorEastAsia" w:cstheme="minorBidi"/>
          <w:bCs/>
          <w:sz w:val="22"/>
        </w:rPr>
        <w:t>the mesh data out characteristic of provisioning service</w:t>
      </w:r>
      <w:r w:rsidRPr="00653258">
        <w:rPr>
          <w:rFonts w:eastAsiaTheme="minorEastAsia" w:cstheme="minorBidi"/>
          <w:sz w:val="22"/>
        </w:rPr>
        <w:t>.</w:t>
      </w:r>
      <w:r w:rsidRPr="00653258">
        <w:rPr>
          <w:sz w:val="22"/>
        </w:rPr>
        <w:t xml:space="preserve"> </w:t>
      </w:r>
      <w:r w:rsidRPr="00653258">
        <w:rPr>
          <w:rFonts w:eastAsiaTheme="minorEastAsia" w:cstheme="minorBidi"/>
          <w:sz w:val="22"/>
        </w:rPr>
        <w:t>It takes a pointer to a structure (GATTCharDescInfo) as its parameter.</w:t>
      </w:r>
      <w:r w:rsidR="00192C59" w:rsidRPr="00192C59">
        <w:t xml:space="preserve"> </w:t>
      </w:r>
      <w:r w:rsidR="00192C59" w:rsidRPr="00192C59">
        <w:rPr>
          <w:rFonts w:eastAsiaTheme="minorEastAsia" w:cstheme="minorBidi"/>
          <w:sz w:val="22"/>
        </w:rPr>
        <w:t>The Provisioning Client shall enable or disable notifications to the Mesh Provisioning Data Out Client Characteristic Configuration Descriptor.</w:t>
      </w:r>
    </w:p>
    <w:p w14:paraId="59F908C8" w14:textId="77777777" w:rsidR="00632E3F" w:rsidRPr="00653258" w:rsidRDefault="00632E3F" w:rsidP="00632E3F">
      <w:pPr>
        <w:ind w:left="720"/>
        <w:rPr>
          <w:rFonts w:eastAsiaTheme="minorEastAsia" w:cstheme="minorBidi"/>
          <w:sz w:val="22"/>
        </w:rPr>
      </w:pPr>
      <w:r w:rsidRPr="00653258">
        <w:rPr>
          <w:rFonts w:eastAsiaTheme="minorEastAsia" w:cstheme="minorBidi"/>
          <w:sz w:val="22"/>
        </w:rPr>
        <w:t>This structure contains information about the descriptor</w:t>
      </w:r>
      <w:r w:rsidRPr="00653258">
        <w:rPr>
          <w:sz w:val="22"/>
        </w:rPr>
        <w:t xml:space="preserve"> </w:t>
      </w:r>
      <w:r w:rsidRPr="00653258">
        <w:rPr>
          <w:rFonts w:eastAsiaTheme="minorEastAsia" w:cstheme="minorBidi"/>
          <w:sz w:val="22"/>
        </w:rPr>
        <w:t>The function uses the information provided in the desc_info structure to register the descriptor in the GATT database.</w:t>
      </w:r>
    </w:p>
    <w:p w14:paraId="41D2BEFE" w14:textId="77777777" w:rsidR="00632E3F" w:rsidRPr="00653258" w:rsidRDefault="00632E3F" w:rsidP="00632E3F">
      <w:pPr>
        <w:rPr>
          <w:rFonts w:eastAsiaTheme="minorHAnsi" w:cstheme="minorBidi"/>
          <w:sz w:val="24"/>
          <w:szCs w:val="24"/>
        </w:rPr>
      </w:pPr>
      <w:r w:rsidRPr="00D25C51">
        <w:rPr>
          <w:rFonts w:eastAsiaTheme="minorHAnsi" w:cstheme="minorBidi"/>
          <w:szCs w:val="20"/>
        </w:rPr>
        <w:t xml:space="preserve">          </w:t>
      </w:r>
      <w:r>
        <w:rPr>
          <w:szCs w:val="20"/>
        </w:rPr>
        <w:tab/>
      </w:r>
      <w:r w:rsidRPr="00653258">
        <w:rPr>
          <w:rFonts w:eastAsiaTheme="minorHAnsi" w:cstheme="minorBidi"/>
          <w:b/>
          <w:bCs/>
          <w:sz w:val="24"/>
          <w:szCs w:val="24"/>
        </w:rPr>
        <w:t>Parameters</w:t>
      </w:r>
      <w:r w:rsidRPr="00653258">
        <w:rPr>
          <w:rFonts w:eastAsiaTheme="minorHAnsi" w:cstheme="minorBidi"/>
          <w:sz w:val="24"/>
          <w:szCs w:val="24"/>
        </w:rPr>
        <w:t>:</w:t>
      </w:r>
    </w:p>
    <w:p w14:paraId="5D2BF75A" w14:textId="6349D706" w:rsidR="00DC3C7E" w:rsidRDefault="00632E3F" w:rsidP="002D1F01">
      <w:pPr>
        <w:ind w:firstLine="720"/>
        <w:rPr>
          <w:rFonts w:eastAsiaTheme="minorHAnsi" w:cstheme="minorBidi"/>
          <w:sz w:val="24"/>
          <w:szCs w:val="24"/>
        </w:rPr>
      </w:pPr>
      <w:r w:rsidRPr="00653258">
        <w:rPr>
          <w:rFonts w:eastAsiaTheme="minorHAnsi" w:cstheme="minorBidi"/>
          <w:sz w:val="24"/>
          <w:szCs w:val="24"/>
        </w:rPr>
        <w:t xml:space="preserve"> It takes the pointer to a structure that contains the information about the descriptor.</w:t>
      </w:r>
    </w:p>
    <w:p w14:paraId="6252E214" w14:textId="77777777" w:rsidR="000D1933" w:rsidRDefault="000D1933" w:rsidP="002D1F01">
      <w:pPr>
        <w:ind w:firstLine="720"/>
        <w:rPr>
          <w:rFonts w:eastAsiaTheme="minorHAnsi" w:cstheme="minorBidi"/>
          <w:sz w:val="24"/>
          <w:szCs w:val="24"/>
        </w:rPr>
      </w:pPr>
    </w:p>
    <w:p w14:paraId="4E9C85F5" w14:textId="77777777" w:rsidR="000D1933" w:rsidRDefault="000D1933" w:rsidP="002D1F01">
      <w:pPr>
        <w:ind w:firstLine="720"/>
        <w:rPr>
          <w:rFonts w:eastAsiaTheme="minorHAnsi" w:cstheme="minorBidi"/>
          <w:sz w:val="24"/>
          <w:szCs w:val="24"/>
        </w:rPr>
      </w:pPr>
    </w:p>
    <w:p w14:paraId="4AECFA61" w14:textId="3C5F55FD" w:rsidR="00F070BD" w:rsidRPr="009C6BF3" w:rsidRDefault="00F070BD" w:rsidP="00F070BD">
      <w:pPr>
        <w:pStyle w:val="Heading3"/>
        <w:numPr>
          <w:ilvl w:val="0"/>
          <w:numId w:val="0"/>
        </w:numPr>
        <w:ind w:left="1134" w:hanging="1134"/>
        <w:rPr>
          <w:sz w:val="28"/>
          <w:szCs w:val="28"/>
        </w:rPr>
      </w:pPr>
      <w:r>
        <w:rPr>
          <w:sz w:val="28"/>
          <w:szCs w:val="28"/>
        </w:rPr>
        <w:t>8.4.</w:t>
      </w:r>
      <w:r w:rsidR="00917947">
        <w:rPr>
          <w:sz w:val="28"/>
          <w:szCs w:val="28"/>
        </w:rPr>
        <w:t>4</w:t>
      </w:r>
      <w:r>
        <w:rPr>
          <w:sz w:val="28"/>
          <w:szCs w:val="28"/>
        </w:rPr>
        <w:tab/>
        <w:t>register_pro</w:t>
      </w:r>
      <w:r>
        <w:rPr>
          <w:sz w:val="28"/>
          <w:szCs w:val="28"/>
        </w:rPr>
        <w:t>xy</w:t>
      </w:r>
      <w:r>
        <w:rPr>
          <w:sz w:val="28"/>
          <w:szCs w:val="28"/>
        </w:rPr>
        <w:t>_dataout_</w:t>
      </w:r>
      <w:proofErr w:type="gramStart"/>
      <w:r w:rsidRPr="00324761">
        <w:rPr>
          <w:rFonts w:ascii="Times New Roman" w:eastAsia="Times New Roman" w:hAnsi="Times New Roman"/>
          <w:sz w:val="32"/>
          <w:szCs w:val="32"/>
        </w:rPr>
        <w:t>descriptor</w:t>
      </w:r>
      <w:r>
        <w:rPr>
          <w:rFonts w:ascii="Times New Roman" w:eastAsia="Times New Roman" w:hAnsi="Times New Roman"/>
          <w:sz w:val="32"/>
          <w:szCs w:val="32"/>
        </w:rPr>
        <w:t>(</w:t>
      </w:r>
      <w:proofErr w:type="gramEnd"/>
      <w:r>
        <w:rPr>
          <w:rFonts w:ascii="Times New Roman" w:eastAsia="Times New Roman" w:hAnsi="Times New Roman"/>
          <w:sz w:val="32"/>
          <w:szCs w:val="32"/>
        </w:rPr>
        <w:t>)</w:t>
      </w:r>
    </w:p>
    <w:p w14:paraId="004E3B73" w14:textId="77777777" w:rsidR="00F070BD" w:rsidRPr="00F6605B" w:rsidRDefault="00F070BD" w:rsidP="00F070BD">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p>
    <w:p w14:paraId="544B66F2" w14:textId="510A8A4A" w:rsidR="00F070BD" w:rsidRPr="00043EFD" w:rsidDel="005411F2" w:rsidRDefault="00F070BD" w:rsidP="00F070BD">
      <w:pPr>
        <w:pStyle w:val="ListParagraph"/>
        <w:shd w:val="clear" w:color="auto" w:fill="F2F2F2" w:themeFill="background1" w:themeFillShade="F2"/>
        <w:spacing w:line="256" w:lineRule="auto"/>
        <w:rPr>
          <w:del w:id="56" w:author="Chougale, Sachin" w:date="2023-09-15T15:10:00Z"/>
          <w:rFonts w:ascii="Times New Roman" w:eastAsia="Times New Roman" w:hAnsi="Times New Roman" w:cs="Times New Roman"/>
          <w:sz w:val="32"/>
          <w:szCs w:val="32"/>
        </w:rPr>
      </w:pPr>
      <w:r w:rsidRPr="00043EFD">
        <w:rPr>
          <w:rFonts w:ascii="Times New Roman" w:eastAsia="Times New Roman" w:hAnsi="Times New Roman" w:cs="Times New Roman"/>
          <w:sz w:val="32"/>
          <w:szCs w:val="32"/>
        </w:rPr>
        <w:t>void register_pro</w:t>
      </w:r>
      <w:r w:rsidRPr="00043EFD">
        <w:rPr>
          <w:rFonts w:ascii="Times New Roman" w:eastAsia="Times New Roman" w:hAnsi="Times New Roman" w:cs="Times New Roman"/>
          <w:sz w:val="32"/>
          <w:szCs w:val="32"/>
        </w:rPr>
        <w:t>xy</w:t>
      </w:r>
      <w:r w:rsidRPr="00043EFD">
        <w:rPr>
          <w:rFonts w:ascii="Times New Roman" w:eastAsia="Times New Roman" w:hAnsi="Times New Roman" w:cs="Times New Roman"/>
          <w:sz w:val="32"/>
          <w:szCs w:val="32"/>
        </w:rPr>
        <w:t>_dataout_</w:t>
      </w:r>
      <w:proofErr w:type="gramStart"/>
      <w:r w:rsidRPr="00043EFD">
        <w:rPr>
          <w:rFonts w:ascii="Times New Roman" w:eastAsia="Times New Roman" w:hAnsi="Times New Roman" w:cs="Times New Roman"/>
          <w:sz w:val="32"/>
          <w:szCs w:val="32"/>
        </w:rPr>
        <w:t>descriptor(</w:t>
      </w:r>
      <w:proofErr w:type="gramEnd"/>
      <w:r w:rsidRPr="00043EFD">
        <w:rPr>
          <w:rFonts w:ascii="Times New Roman" w:eastAsia="Times New Roman" w:hAnsi="Times New Roman" w:cs="Times New Roman"/>
          <w:sz w:val="32"/>
          <w:szCs w:val="32"/>
        </w:rPr>
        <w:t>GATTCharDescInfo *desc_info)</w:t>
      </w:r>
    </w:p>
    <w:p w14:paraId="6BB92648" w14:textId="77777777" w:rsidR="00F070BD" w:rsidRPr="00F6605B" w:rsidRDefault="00F070BD" w:rsidP="00F070BD">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p>
    <w:p w14:paraId="38FE949D" w14:textId="77777777" w:rsidR="00F070BD" w:rsidRPr="00653258" w:rsidRDefault="00F070BD" w:rsidP="00F070BD">
      <w:pPr>
        <w:ind w:left="720"/>
        <w:rPr>
          <w:rFonts w:eastAsiaTheme="minorEastAsia" w:cstheme="minorBidi"/>
          <w:sz w:val="24"/>
          <w:szCs w:val="24"/>
        </w:rPr>
      </w:pPr>
      <w:r w:rsidRPr="00653258">
        <w:rPr>
          <w:rFonts w:eastAsiaTheme="minorEastAsia" w:cstheme="minorBidi"/>
          <w:b/>
          <w:sz w:val="24"/>
          <w:szCs w:val="24"/>
        </w:rPr>
        <w:t>Description</w:t>
      </w:r>
      <w:r w:rsidRPr="00653258">
        <w:rPr>
          <w:rFonts w:eastAsiaTheme="minorEastAsia" w:cstheme="minorBidi"/>
          <w:sz w:val="24"/>
          <w:szCs w:val="24"/>
        </w:rPr>
        <w:t xml:space="preserve">: </w:t>
      </w:r>
    </w:p>
    <w:p w14:paraId="199819A3" w14:textId="2B99C07F" w:rsidR="00F070BD" w:rsidRPr="00653258" w:rsidRDefault="00F070BD" w:rsidP="00F070BD">
      <w:pPr>
        <w:ind w:left="720"/>
        <w:rPr>
          <w:rFonts w:eastAsiaTheme="minorEastAsia" w:cstheme="minorBidi"/>
          <w:sz w:val="22"/>
        </w:rPr>
      </w:pPr>
      <w:r w:rsidRPr="00653258">
        <w:rPr>
          <w:rFonts w:eastAsiaTheme="minorEastAsia" w:cstheme="minorBidi"/>
          <w:bCs/>
          <w:sz w:val="22"/>
        </w:rPr>
        <w:t xml:space="preserve">This is used for registering the descriptor for </w:t>
      </w:r>
      <w:r>
        <w:rPr>
          <w:rFonts w:eastAsiaTheme="minorEastAsia" w:cstheme="minorBidi"/>
          <w:bCs/>
          <w:sz w:val="22"/>
        </w:rPr>
        <w:t>the mesh data out characteristic of pro</w:t>
      </w:r>
      <w:r>
        <w:rPr>
          <w:rFonts w:eastAsiaTheme="minorEastAsia" w:cstheme="minorBidi"/>
          <w:bCs/>
          <w:sz w:val="22"/>
        </w:rPr>
        <w:t xml:space="preserve">xy </w:t>
      </w:r>
      <w:r>
        <w:rPr>
          <w:rFonts w:eastAsiaTheme="minorEastAsia" w:cstheme="minorBidi"/>
          <w:bCs/>
          <w:sz w:val="22"/>
        </w:rPr>
        <w:t>service</w:t>
      </w:r>
      <w:r w:rsidRPr="00653258">
        <w:rPr>
          <w:rFonts w:eastAsiaTheme="minorEastAsia" w:cstheme="minorBidi"/>
          <w:sz w:val="22"/>
        </w:rPr>
        <w:t>.</w:t>
      </w:r>
      <w:r w:rsidRPr="00653258">
        <w:rPr>
          <w:sz w:val="22"/>
        </w:rPr>
        <w:t xml:space="preserve"> </w:t>
      </w:r>
      <w:r w:rsidRPr="00653258">
        <w:rPr>
          <w:rFonts w:eastAsiaTheme="minorEastAsia" w:cstheme="minorBidi"/>
          <w:sz w:val="22"/>
        </w:rPr>
        <w:t>It takes a pointer to a structure (GATTCharDescInfo) as its parameter.</w:t>
      </w:r>
      <w:r w:rsidRPr="00192C59">
        <w:t xml:space="preserve"> </w:t>
      </w:r>
      <w:r w:rsidRPr="00192C59">
        <w:rPr>
          <w:rFonts w:eastAsiaTheme="minorEastAsia" w:cstheme="minorBidi"/>
          <w:sz w:val="22"/>
        </w:rPr>
        <w:t>The Provisioning Client shall enable or disable notifications to the Mesh Pro</w:t>
      </w:r>
      <w:r>
        <w:rPr>
          <w:rFonts w:eastAsiaTheme="minorEastAsia" w:cstheme="minorBidi"/>
          <w:sz w:val="22"/>
        </w:rPr>
        <w:t>xy</w:t>
      </w:r>
      <w:r w:rsidRPr="00192C59">
        <w:rPr>
          <w:rFonts w:eastAsiaTheme="minorEastAsia" w:cstheme="minorBidi"/>
          <w:sz w:val="22"/>
        </w:rPr>
        <w:t xml:space="preserve"> Data Out Client Characteristic Configuration Descriptor.</w:t>
      </w:r>
    </w:p>
    <w:p w14:paraId="7B1C4A71" w14:textId="447AA14D" w:rsidR="00F070BD" w:rsidRPr="00653258" w:rsidRDefault="00F070BD" w:rsidP="00F070BD">
      <w:pPr>
        <w:ind w:left="720"/>
        <w:rPr>
          <w:rFonts w:eastAsiaTheme="minorEastAsia" w:cstheme="minorBidi"/>
          <w:sz w:val="22"/>
        </w:rPr>
      </w:pPr>
      <w:r w:rsidRPr="00653258">
        <w:rPr>
          <w:rFonts w:eastAsiaTheme="minorEastAsia" w:cstheme="minorBidi"/>
          <w:sz w:val="22"/>
        </w:rPr>
        <w:t>This structure contains information about the descriptor</w:t>
      </w:r>
      <w:r>
        <w:rPr>
          <w:rFonts w:eastAsiaTheme="minorEastAsia" w:cstheme="minorBidi"/>
          <w:sz w:val="22"/>
        </w:rPr>
        <w:t>.</w:t>
      </w:r>
      <w:r w:rsidRPr="00653258">
        <w:rPr>
          <w:sz w:val="22"/>
        </w:rPr>
        <w:t xml:space="preserve"> </w:t>
      </w:r>
      <w:r w:rsidRPr="00653258">
        <w:rPr>
          <w:rFonts w:eastAsiaTheme="minorEastAsia" w:cstheme="minorBidi"/>
          <w:sz w:val="22"/>
        </w:rPr>
        <w:t>The function uses the information provided in the desc_info structure to register the descriptor in the GATT database.</w:t>
      </w:r>
    </w:p>
    <w:p w14:paraId="0760D527" w14:textId="77777777" w:rsidR="00F070BD" w:rsidRPr="00653258" w:rsidRDefault="00F070BD" w:rsidP="00F070BD">
      <w:pPr>
        <w:rPr>
          <w:rFonts w:eastAsiaTheme="minorHAnsi" w:cstheme="minorBidi"/>
          <w:sz w:val="24"/>
          <w:szCs w:val="24"/>
        </w:rPr>
      </w:pPr>
      <w:r w:rsidRPr="00D25C51">
        <w:rPr>
          <w:rFonts w:eastAsiaTheme="minorHAnsi" w:cstheme="minorBidi"/>
          <w:szCs w:val="20"/>
        </w:rPr>
        <w:t xml:space="preserve">          </w:t>
      </w:r>
      <w:r>
        <w:rPr>
          <w:szCs w:val="20"/>
        </w:rPr>
        <w:tab/>
      </w:r>
      <w:r w:rsidRPr="00653258">
        <w:rPr>
          <w:rFonts w:eastAsiaTheme="minorHAnsi" w:cstheme="minorBidi"/>
          <w:b/>
          <w:bCs/>
          <w:sz w:val="24"/>
          <w:szCs w:val="24"/>
        </w:rPr>
        <w:t>Parameters</w:t>
      </w:r>
      <w:r w:rsidRPr="00653258">
        <w:rPr>
          <w:rFonts w:eastAsiaTheme="minorHAnsi" w:cstheme="minorBidi"/>
          <w:sz w:val="24"/>
          <w:szCs w:val="24"/>
        </w:rPr>
        <w:t>:</w:t>
      </w:r>
    </w:p>
    <w:p w14:paraId="28DDF5A3" w14:textId="77777777" w:rsidR="00F070BD" w:rsidRDefault="00F070BD" w:rsidP="00F070BD">
      <w:pPr>
        <w:ind w:firstLine="720"/>
        <w:rPr>
          <w:rFonts w:eastAsiaTheme="minorHAnsi" w:cstheme="minorBidi"/>
          <w:sz w:val="24"/>
          <w:szCs w:val="24"/>
        </w:rPr>
      </w:pPr>
      <w:r w:rsidRPr="00653258">
        <w:rPr>
          <w:rFonts w:eastAsiaTheme="minorHAnsi" w:cstheme="minorBidi"/>
          <w:sz w:val="24"/>
          <w:szCs w:val="24"/>
        </w:rPr>
        <w:t xml:space="preserve"> It takes the pointer to a structure that contains the information about the descriptor.</w:t>
      </w:r>
    </w:p>
    <w:p w14:paraId="2A96B682" w14:textId="77777777" w:rsidR="00E10C45" w:rsidRDefault="00E10C45" w:rsidP="00F070BD">
      <w:pPr>
        <w:ind w:firstLine="720"/>
        <w:rPr>
          <w:rFonts w:eastAsiaTheme="minorHAnsi" w:cstheme="minorBidi"/>
          <w:sz w:val="24"/>
          <w:szCs w:val="24"/>
        </w:rPr>
      </w:pPr>
    </w:p>
    <w:p w14:paraId="3D287280" w14:textId="77777777" w:rsidR="00E10C45" w:rsidRDefault="00E10C45" w:rsidP="00F070BD">
      <w:pPr>
        <w:ind w:firstLine="720"/>
        <w:rPr>
          <w:rFonts w:eastAsiaTheme="minorHAnsi" w:cstheme="minorBidi"/>
          <w:sz w:val="24"/>
          <w:szCs w:val="24"/>
        </w:rPr>
      </w:pPr>
    </w:p>
    <w:p w14:paraId="25540B3A" w14:textId="77777777" w:rsidR="00E10C45" w:rsidRDefault="00E10C45" w:rsidP="00F070BD">
      <w:pPr>
        <w:ind w:firstLine="720"/>
        <w:rPr>
          <w:rFonts w:eastAsiaTheme="minorHAnsi" w:cstheme="minorBidi"/>
          <w:sz w:val="24"/>
          <w:szCs w:val="24"/>
        </w:rPr>
      </w:pPr>
    </w:p>
    <w:p w14:paraId="343305F9" w14:textId="77777777" w:rsidR="00E10C45" w:rsidRDefault="00E10C45" w:rsidP="00F070BD">
      <w:pPr>
        <w:ind w:firstLine="720"/>
        <w:rPr>
          <w:rFonts w:eastAsiaTheme="minorHAnsi" w:cstheme="minorBidi"/>
          <w:sz w:val="24"/>
          <w:szCs w:val="24"/>
        </w:rPr>
      </w:pPr>
    </w:p>
    <w:p w14:paraId="4F78ADDA" w14:textId="77777777" w:rsidR="00E10C45" w:rsidRDefault="00E10C45" w:rsidP="00F070BD">
      <w:pPr>
        <w:ind w:firstLine="720"/>
        <w:rPr>
          <w:rFonts w:eastAsiaTheme="minorHAnsi" w:cstheme="minorBidi"/>
          <w:sz w:val="24"/>
          <w:szCs w:val="24"/>
        </w:rPr>
      </w:pPr>
    </w:p>
    <w:p w14:paraId="4AA8DB2C" w14:textId="77777777" w:rsidR="00F070BD" w:rsidRDefault="00F070BD" w:rsidP="002D1F01">
      <w:pPr>
        <w:ind w:firstLine="720"/>
        <w:rPr>
          <w:rFonts w:eastAsiaTheme="minorHAnsi" w:cstheme="minorBidi"/>
          <w:sz w:val="24"/>
          <w:szCs w:val="24"/>
        </w:rPr>
      </w:pPr>
    </w:p>
    <w:p w14:paraId="318DE43F" w14:textId="3B15952E" w:rsidR="00632E3F" w:rsidRPr="00981009" w:rsidRDefault="00632E3F" w:rsidP="00981009">
      <w:pPr>
        <w:pStyle w:val="Heading3"/>
        <w:numPr>
          <w:ilvl w:val="0"/>
          <w:numId w:val="0"/>
        </w:numPr>
        <w:ind w:left="1134" w:hanging="1134"/>
        <w:rPr>
          <w:sz w:val="28"/>
          <w:szCs w:val="28"/>
        </w:rPr>
      </w:pPr>
      <w:r>
        <w:rPr>
          <w:sz w:val="28"/>
          <w:szCs w:val="28"/>
        </w:rPr>
        <w:lastRenderedPageBreak/>
        <w:t>8.4.</w:t>
      </w:r>
      <w:r w:rsidR="00917947">
        <w:rPr>
          <w:sz w:val="28"/>
          <w:szCs w:val="28"/>
        </w:rPr>
        <w:t>5</w:t>
      </w:r>
      <w:r w:rsidR="00981009">
        <w:rPr>
          <w:sz w:val="28"/>
          <w:szCs w:val="28"/>
        </w:rPr>
        <w:tab/>
      </w:r>
      <w:r w:rsidR="00981009" w:rsidRPr="00653258">
        <w:rPr>
          <w:rFonts w:ascii="Times New Roman" w:eastAsia="Times New Roman" w:hAnsi="Times New Roman"/>
          <w:sz w:val="32"/>
          <w:szCs w:val="32"/>
        </w:rPr>
        <w:t>register_</w:t>
      </w:r>
      <w:r w:rsidR="002C218E">
        <w:rPr>
          <w:rFonts w:ascii="Times New Roman" w:eastAsia="Times New Roman" w:hAnsi="Times New Roman"/>
          <w:sz w:val="32"/>
          <w:szCs w:val="32"/>
        </w:rPr>
        <w:t>prov_</w:t>
      </w:r>
      <w:r w:rsidR="00575FCB">
        <w:rPr>
          <w:rFonts w:ascii="Times New Roman" w:eastAsia="Times New Roman" w:hAnsi="Times New Roman"/>
          <w:sz w:val="32"/>
          <w:szCs w:val="32"/>
        </w:rPr>
        <w:t>mes</w:t>
      </w:r>
      <w:r w:rsidR="00DC0734">
        <w:rPr>
          <w:rFonts w:ascii="Times New Roman" w:eastAsia="Times New Roman" w:hAnsi="Times New Roman"/>
          <w:sz w:val="32"/>
          <w:szCs w:val="32"/>
        </w:rPr>
        <w:t>h_data_in_</w:t>
      </w:r>
      <w:proofErr w:type="gramStart"/>
      <w:r w:rsidR="00DC0734">
        <w:rPr>
          <w:rFonts w:ascii="Times New Roman" w:eastAsia="Times New Roman" w:hAnsi="Times New Roman"/>
          <w:sz w:val="32"/>
          <w:szCs w:val="32"/>
        </w:rPr>
        <w:t>char</w:t>
      </w:r>
      <w:r w:rsidR="00981009">
        <w:rPr>
          <w:rFonts w:ascii="Times New Roman" w:eastAsia="Times New Roman" w:hAnsi="Times New Roman"/>
          <w:sz w:val="32"/>
          <w:szCs w:val="32"/>
        </w:rPr>
        <w:t>(</w:t>
      </w:r>
      <w:proofErr w:type="gramEnd"/>
      <w:r w:rsidR="00981009">
        <w:rPr>
          <w:rFonts w:ascii="Times New Roman" w:eastAsia="Times New Roman" w:hAnsi="Times New Roman"/>
          <w:sz w:val="32"/>
          <w:szCs w:val="32"/>
        </w:rPr>
        <w:t>)</w:t>
      </w:r>
    </w:p>
    <w:p w14:paraId="6FADF34B" w14:textId="77777777" w:rsidR="003C08EC" w:rsidRDefault="003C08EC" w:rsidP="00F6605B">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p>
    <w:p w14:paraId="72A1FC38" w14:textId="77777777" w:rsidR="003C08EC" w:rsidRPr="003C08EC" w:rsidRDefault="00632E3F" w:rsidP="00F6605B">
      <w:pPr>
        <w:pStyle w:val="ListParagraph"/>
        <w:shd w:val="clear" w:color="auto" w:fill="F2F2F2" w:themeFill="background1" w:themeFillShade="F2"/>
        <w:spacing w:line="256" w:lineRule="auto"/>
        <w:rPr>
          <w:rFonts w:ascii="Times New Roman" w:eastAsia="Times New Roman" w:hAnsi="Times New Roman" w:cs="Times New Roman"/>
          <w:sz w:val="32"/>
          <w:szCs w:val="32"/>
        </w:rPr>
      </w:pPr>
      <w:r w:rsidRPr="003C08EC">
        <w:rPr>
          <w:rFonts w:ascii="Times New Roman" w:eastAsia="Times New Roman" w:hAnsi="Times New Roman" w:cs="Times New Roman"/>
          <w:sz w:val="32"/>
          <w:szCs w:val="32"/>
        </w:rPr>
        <w:t>void register</w:t>
      </w:r>
      <w:r w:rsidR="00DC0734" w:rsidRPr="003C08EC">
        <w:rPr>
          <w:rFonts w:ascii="Times New Roman" w:eastAsia="Times New Roman" w:hAnsi="Times New Roman" w:cs="Times New Roman"/>
          <w:sz w:val="32"/>
          <w:szCs w:val="32"/>
        </w:rPr>
        <w:t>_</w:t>
      </w:r>
      <w:r w:rsidR="002C218E" w:rsidRPr="003C08EC">
        <w:rPr>
          <w:rFonts w:ascii="Times New Roman" w:eastAsia="Times New Roman" w:hAnsi="Times New Roman" w:cs="Times New Roman"/>
          <w:sz w:val="32"/>
          <w:szCs w:val="32"/>
        </w:rPr>
        <w:t>prov_</w:t>
      </w:r>
      <w:r w:rsidR="00DC0734" w:rsidRPr="003C08EC">
        <w:rPr>
          <w:rFonts w:ascii="Times New Roman" w:eastAsia="Times New Roman" w:hAnsi="Times New Roman" w:cs="Times New Roman"/>
          <w:sz w:val="32"/>
          <w:szCs w:val="32"/>
        </w:rPr>
        <w:t>mesh_data_in</w:t>
      </w:r>
      <w:r w:rsidRPr="003C08EC">
        <w:rPr>
          <w:rFonts w:ascii="Times New Roman" w:eastAsia="Times New Roman" w:hAnsi="Times New Roman" w:cs="Times New Roman"/>
          <w:sz w:val="32"/>
          <w:szCs w:val="32"/>
        </w:rPr>
        <w:t>_</w:t>
      </w:r>
      <w:proofErr w:type="gramStart"/>
      <w:r w:rsidRPr="003C08EC">
        <w:rPr>
          <w:rFonts w:ascii="Times New Roman" w:eastAsia="Times New Roman" w:hAnsi="Times New Roman" w:cs="Times New Roman"/>
          <w:sz w:val="32"/>
          <w:szCs w:val="32"/>
        </w:rPr>
        <w:t>char(</w:t>
      </w:r>
      <w:proofErr w:type="gramEnd"/>
      <w:r w:rsidRPr="003C08EC">
        <w:rPr>
          <w:rFonts w:ascii="Times New Roman" w:eastAsia="Times New Roman" w:hAnsi="Times New Roman" w:cs="Times New Roman"/>
          <w:sz w:val="32"/>
          <w:szCs w:val="32"/>
        </w:rPr>
        <w:t>U16 uuid, GATTBuf *buf)</w:t>
      </w:r>
    </w:p>
    <w:p w14:paraId="41C677EA" w14:textId="7F5B74EF" w:rsidR="00632E3F" w:rsidRPr="00F6605B" w:rsidRDefault="00632E3F" w:rsidP="00F6605B">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r w:rsidRPr="00F6605B">
        <w:rPr>
          <w:rFonts w:ascii="Avenir Next LT Pro Light" w:eastAsia="Times New Roman" w:hAnsi="Avenir Next LT Pro Light" w:cs="Times New Roman"/>
          <w:sz w:val="32"/>
          <w:szCs w:val="32"/>
        </w:rPr>
        <w:t xml:space="preserve">  </w:t>
      </w:r>
    </w:p>
    <w:p w14:paraId="75F33235" w14:textId="77777777" w:rsidR="00632E3F" w:rsidRPr="00653258" w:rsidRDefault="00632E3F" w:rsidP="00632E3F">
      <w:pPr>
        <w:ind w:left="720"/>
        <w:rPr>
          <w:rFonts w:eastAsiaTheme="minorEastAsia" w:cstheme="minorBidi"/>
          <w:sz w:val="24"/>
          <w:szCs w:val="24"/>
        </w:rPr>
      </w:pPr>
      <w:r w:rsidRPr="00653258">
        <w:rPr>
          <w:rFonts w:eastAsiaTheme="minorEastAsia" w:cstheme="minorBidi"/>
          <w:b/>
          <w:sz w:val="24"/>
          <w:szCs w:val="24"/>
        </w:rPr>
        <w:t>Description</w:t>
      </w:r>
      <w:r w:rsidRPr="00653258">
        <w:rPr>
          <w:rFonts w:eastAsiaTheme="minorEastAsia" w:cstheme="minorBidi"/>
          <w:sz w:val="24"/>
          <w:szCs w:val="24"/>
        </w:rPr>
        <w:t xml:space="preserve">: </w:t>
      </w:r>
    </w:p>
    <w:p w14:paraId="0DDA122B" w14:textId="7D0C312B" w:rsidR="00632E3F" w:rsidRPr="00DE62BC" w:rsidRDefault="00632E3F" w:rsidP="00DE62BC">
      <w:pPr>
        <w:ind w:left="720"/>
        <w:rPr>
          <w:rFonts w:eastAsiaTheme="minorEastAsia" w:cstheme="minorBidi"/>
          <w:bCs/>
          <w:sz w:val="22"/>
        </w:rPr>
      </w:pPr>
      <w:r w:rsidRPr="00653258">
        <w:rPr>
          <w:rFonts w:eastAsiaTheme="minorEastAsia" w:cstheme="minorBidi"/>
          <w:bCs/>
          <w:sz w:val="22"/>
        </w:rPr>
        <w:t xml:space="preserve">This is used for registering the </w:t>
      </w:r>
      <w:r>
        <w:rPr>
          <w:rFonts w:eastAsiaTheme="minorEastAsia" w:cstheme="minorBidi"/>
          <w:bCs/>
          <w:sz w:val="22"/>
        </w:rPr>
        <w:t>characteristics for p</w:t>
      </w:r>
      <w:r w:rsidR="00DC0734">
        <w:rPr>
          <w:rFonts w:eastAsiaTheme="minorEastAsia" w:cstheme="minorBidi"/>
          <w:bCs/>
          <w:sz w:val="22"/>
        </w:rPr>
        <w:t>rovisioning service</w:t>
      </w:r>
      <w:r>
        <w:rPr>
          <w:rFonts w:eastAsiaTheme="minorEastAsia" w:cstheme="minorBidi"/>
          <w:bCs/>
          <w:sz w:val="22"/>
        </w:rPr>
        <w:t>.</w:t>
      </w:r>
      <w:r w:rsidR="008B52A2" w:rsidRPr="008B52A2">
        <w:t xml:space="preserve"> </w:t>
      </w:r>
      <w:r w:rsidR="008B52A2" w:rsidRPr="008B52A2">
        <w:rPr>
          <w:rFonts w:eastAsiaTheme="minorEastAsia" w:cstheme="minorBidi"/>
          <w:bCs/>
          <w:sz w:val="22"/>
        </w:rPr>
        <w:t>The Mesh Provisioning Data In characteristic can be written to send a Proxy PDU message containing Provisioning PDU to the Provisioning Server</w:t>
      </w:r>
      <w:r w:rsidR="005E47EC">
        <w:rPr>
          <w:rFonts w:eastAsiaTheme="minorEastAsia" w:cstheme="minorBidi"/>
          <w:bCs/>
          <w:sz w:val="22"/>
        </w:rPr>
        <w:t>.</w:t>
      </w:r>
    </w:p>
    <w:p w14:paraId="01F7B94B" w14:textId="77777777" w:rsidR="00632E3F" w:rsidRPr="00653258" w:rsidRDefault="00632E3F" w:rsidP="00632E3F">
      <w:pPr>
        <w:rPr>
          <w:rFonts w:eastAsiaTheme="minorHAnsi" w:cstheme="minorBidi"/>
          <w:sz w:val="24"/>
          <w:szCs w:val="24"/>
        </w:rPr>
      </w:pPr>
      <w:r w:rsidRPr="00D25C51">
        <w:rPr>
          <w:rFonts w:eastAsiaTheme="minorHAnsi" w:cstheme="minorBidi"/>
          <w:szCs w:val="20"/>
        </w:rPr>
        <w:t xml:space="preserve">          </w:t>
      </w:r>
      <w:r>
        <w:rPr>
          <w:szCs w:val="20"/>
        </w:rPr>
        <w:tab/>
      </w:r>
      <w:r w:rsidRPr="00653258">
        <w:rPr>
          <w:rFonts w:eastAsiaTheme="minorHAnsi" w:cstheme="minorBidi"/>
          <w:b/>
          <w:bCs/>
          <w:sz w:val="24"/>
          <w:szCs w:val="24"/>
        </w:rPr>
        <w:t>Parameters</w:t>
      </w:r>
      <w:r w:rsidRPr="00653258">
        <w:rPr>
          <w:rFonts w:eastAsiaTheme="minorHAnsi" w:cstheme="minorBidi"/>
          <w:sz w:val="24"/>
          <w:szCs w:val="24"/>
        </w:rPr>
        <w:t>:</w:t>
      </w:r>
    </w:p>
    <w:p w14:paraId="178C122B" w14:textId="77777777" w:rsidR="00632E3F" w:rsidRDefault="00632E3F" w:rsidP="00632E3F">
      <w:pPr>
        <w:ind w:left="720" w:firstLine="60"/>
        <w:rPr>
          <w:rFonts w:eastAsiaTheme="minorHAnsi" w:cstheme="minorBidi"/>
          <w:sz w:val="24"/>
          <w:szCs w:val="24"/>
        </w:rPr>
      </w:pPr>
      <w:r>
        <w:rPr>
          <w:rFonts w:eastAsiaTheme="minorHAnsi" w:cstheme="minorBidi"/>
          <w:sz w:val="24"/>
          <w:szCs w:val="24"/>
        </w:rPr>
        <w:t>It takes the 16-bit UUID and pointer to the buffer. Buffer holds the actual data for the characteristics.</w:t>
      </w:r>
    </w:p>
    <w:p w14:paraId="142D9CA9" w14:textId="77777777" w:rsidR="000D63EC" w:rsidRDefault="000D63EC" w:rsidP="00632E3F">
      <w:pPr>
        <w:ind w:left="720" w:firstLine="60"/>
        <w:rPr>
          <w:rFonts w:eastAsiaTheme="minorHAnsi" w:cstheme="minorBidi"/>
          <w:sz w:val="24"/>
          <w:szCs w:val="24"/>
        </w:rPr>
      </w:pPr>
    </w:p>
    <w:p w14:paraId="750A3378" w14:textId="77777777" w:rsidR="000D63EC" w:rsidRDefault="000D63EC" w:rsidP="00632E3F">
      <w:pPr>
        <w:ind w:left="720" w:firstLine="60"/>
        <w:rPr>
          <w:rFonts w:eastAsiaTheme="minorHAnsi" w:cstheme="minorBidi"/>
          <w:sz w:val="24"/>
          <w:szCs w:val="24"/>
        </w:rPr>
      </w:pPr>
    </w:p>
    <w:p w14:paraId="0422A658" w14:textId="77777777" w:rsidR="000D1933" w:rsidRDefault="000D1933" w:rsidP="00632E3F">
      <w:pPr>
        <w:ind w:left="720" w:firstLine="60"/>
        <w:rPr>
          <w:rFonts w:eastAsiaTheme="minorHAnsi" w:cstheme="minorBidi"/>
          <w:sz w:val="24"/>
          <w:szCs w:val="24"/>
        </w:rPr>
      </w:pPr>
    </w:p>
    <w:p w14:paraId="04B60AD9" w14:textId="5AA6563A" w:rsidR="00897514" w:rsidRPr="00981009" w:rsidRDefault="00897514" w:rsidP="00897514">
      <w:pPr>
        <w:pStyle w:val="Heading3"/>
        <w:numPr>
          <w:ilvl w:val="0"/>
          <w:numId w:val="0"/>
        </w:numPr>
        <w:ind w:left="1134" w:hanging="1134"/>
        <w:rPr>
          <w:sz w:val="28"/>
          <w:szCs w:val="28"/>
        </w:rPr>
      </w:pPr>
      <w:r>
        <w:rPr>
          <w:sz w:val="28"/>
          <w:szCs w:val="28"/>
        </w:rPr>
        <w:t>8.4.</w:t>
      </w:r>
      <w:r w:rsidR="00917947">
        <w:rPr>
          <w:sz w:val="28"/>
          <w:szCs w:val="28"/>
        </w:rPr>
        <w:t>6</w:t>
      </w:r>
      <w:r>
        <w:rPr>
          <w:sz w:val="28"/>
          <w:szCs w:val="28"/>
        </w:rPr>
        <w:tab/>
      </w:r>
      <w:r w:rsidRPr="00653258">
        <w:rPr>
          <w:rFonts w:ascii="Times New Roman" w:eastAsia="Times New Roman" w:hAnsi="Times New Roman"/>
          <w:sz w:val="32"/>
          <w:szCs w:val="32"/>
        </w:rPr>
        <w:t>register_</w:t>
      </w:r>
      <w:r w:rsidR="002C218E">
        <w:rPr>
          <w:rFonts w:ascii="Times New Roman" w:eastAsia="Times New Roman" w:hAnsi="Times New Roman"/>
          <w:sz w:val="32"/>
          <w:szCs w:val="32"/>
        </w:rPr>
        <w:t>prov_</w:t>
      </w:r>
      <w:r>
        <w:rPr>
          <w:rFonts w:ascii="Times New Roman" w:eastAsia="Times New Roman" w:hAnsi="Times New Roman"/>
          <w:sz w:val="32"/>
          <w:szCs w:val="32"/>
        </w:rPr>
        <w:t>mesh_data_</w:t>
      </w:r>
      <w:r>
        <w:rPr>
          <w:rFonts w:ascii="Times New Roman" w:eastAsia="Times New Roman" w:hAnsi="Times New Roman"/>
          <w:sz w:val="32"/>
          <w:szCs w:val="32"/>
        </w:rPr>
        <w:t>out</w:t>
      </w:r>
      <w:r>
        <w:rPr>
          <w:rFonts w:ascii="Times New Roman" w:eastAsia="Times New Roman" w:hAnsi="Times New Roman"/>
          <w:sz w:val="32"/>
          <w:szCs w:val="32"/>
        </w:rPr>
        <w:t>_</w:t>
      </w:r>
      <w:proofErr w:type="gramStart"/>
      <w:r>
        <w:rPr>
          <w:rFonts w:ascii="Times New Roman" w:eastAsia="Times New Roman" w:hAnsi="Times New Roman"/>
          <w:sz w:val="32"/>
          <w:szCs w:val="32"/>
        </w:rPr>
        <w:t>char(</w:t>
      </w:r>
      <w:proofErr w:type="gramEnd"/>
      <w:r>
        <w:rPr>
          <w:rFonts w:ascii="Times New Roman" w:eastAsia="Times New Roman" w:hAnsi="Times New Roman"/>
          <w:sz w:val="32"/>
          <w:szCs w:val="32"/>
        </w:rPr>
        <w:t>)</w:t>
      </w:r>
    </w:p>
    <w:p w14:paraId="03EAAB95" w14:textId="77777777" w:rsidR="000D63EC" w:rsidRDefault="000D63EC" w:rsidP="00897514">
      <w:pPr>
        <w:pStyle w:val="ListParagraph"/>
        <w:shd w:val="clear" w:color="auto" w:fill="F2F2F2" w:themeFill="background1" w:themeFillShade="F2"/>
        <w:spacing w:line="256" w:lineRule="auto"/>
        <w:rPr>
          <w:rFonts w:ascii="Times New Roman" w:eastAsia="Times New Roman" w:hAnsi="Times New Roman" w:cs="Times New Roman"/>
          <w:sz w:val="32"/>
          <w:szCs w:val="32"/>
        </w:rPr>
      </w:pPr>
    </w:p>
    <w:p w14:paraId="56CADA15" w14:textId="1CCD1D53" w:rsidR="00897514" w:rsidRDefault="00897514" w:rsidP="00897514">
      <w:pPr>
        <w:pStyle w:val="ListParagraph"/>
        <w:shd w:val="clear" w:color="auto" w:fill="F2F2F2" w:themeFill="background1" w:themeFillShade="F2"/>
        <w:spacing w:line="256" w:lineRule="auto"/>
        <w:rPr>
          <w:rFonts w:ascii="Times New Roman" w:eastAsia="Times New Roman" w:hAnsi="Times New Roman" w:cs="Times New Roman"/>
          <w:sz w:val="32"/>
          <w:szCs w:val="32"/>
        </w:rPr>
      </w:pPr>
      <w:r w:rsidRPr="000D63EC">
        <w:rPr>
          <w:rFonts w:ascii="Times New Roman" w:eastAsia="Times New Roman" w:hAnsi="Times New Roman" w:cs="Times New Roman"/>
          <w:sz w:val="32"/>
          <w:szCs w:val="32"/>
        </w:rPr>
        <w:t>void register_</w:t>
      </w:r>
      <w:r w:rsidR="002C218E" w:rsidRPr="000D63EC">
        <w:rPr>
          <w:rFonts w:ascii="Times New Roman" w:eastAsia="Times New Roman" w:hAnsi="Times New Roman" w:cs="Times New Roman"/>
          <w:sz w:val="32"/>
          <w:szCs w:val="32"/>
        </w:rPr>
        <w:t>prov_</w:t>
      </w:r>
      <w:r w:rsidRPr="000D63EC">
        <w:rPr>
          <w:rFonts w:ascii="Times New Roman" w:eastAsia="Times New Roman" w:hAnsi="Times New Roman" w:cs="Times New Roman"/>
          <w:sz w:val="32"/>
          <w:szCs w:val="32"/>
        </w:rPr>
        <w:t>mesh_data_</w:t>
      </w:r>
      <w:r w:rsidRPr="000D63EC">
        <w:rPr>
          <w:rFonts w:ascii="Times New Roman" w:eastAsia="Times New Roman" w:hAnsi="Times New Roman" w:cs="Times New Roman"/>
          <w:sz w:val="32"/>
          <w:szCs w:val="32"/>
        </w:rPr>
        <w:t>out</w:t>
      </w:r>
      <w:r w:rsidRPr="000D63EC">
        <w:rPr>
          <w:rFonts w:ascii="Times New Roman" w:eastAsia="Times New Roman" w:hAnsi="Times New Roman" w:cs="Times New Roman"/>
          <w:sz w:val="32"/>
          <w:szCs w:val="32"/>
        </w:rPr>
        <w:t>_</w:t>
      </w:r>
      <w:proofErr w:type="gramStart"/>
      <w:r w:rsidRPr="000D63EC">
        <w:rPr>
          <w:rFonts w:ascii="Times New Roman" w:eastAsia="Times New Roman" w:hAnsi="Times New Roman" w:cs="Times New Roman"/>
          <w:sz w:val="32"/>
          <w:szCs w:val="32"/>
        </w:rPr>
        <w:t>char(</w:t>
      </w:r>
      <w:proofErr w:type="gramEnd"/>
      <w:r w:rsidRPr="000D63EC">
        <w:rPr>
          <w:rFonts w:ascii="Times New Roman" w:eastAsia="Times New Roman" w:hAnsi="Times New Roman" w:cs="Times New Roman"/>
          <w:sz w:val="32"/>
          <w:szCs w:val="32"/>
        </w:rPr>
        <w:t xml:space="preserve">U16 uuid, GATTBuf *buf)  </w:t>
      </w:r>
    </w:p>
    <w:p w14:paraId="13CE29D1" w14:textId="77777777" w:rsidR="000D63EC" w:rsidRPr="000D63EC" w:rsidRDefault="000D63EC" w:rsidP="00897514">
      <w:pPr>
        <w:pStyle w:val="ListParagraph"/>
        <w:shd w:val="clear" w:color="auto" w:fill="F2F2F2" w:themeFill="background1" w:themeFillShade="F2"/>
        <w:spacing w:line="256" w:lineRule="auto"/>
        <w:rPr>
          <w:rFonts w:ascii="Times New Roman" w:eastAsia="Times New Roman" w:hAnsi="Times New Roman" w:cs="Times New Roman"/>
          <w:sz w:val="32"/>
          <w:szCs w:val="32"/>
        </w:rPr>
      </w:pPr>
    </w:p>
    <w:p w14:paraId="3F1D3AC2" w14:textId="77777777" w:rsidR="00897514" w:rsidRPr="00653258" w:rsidRDefault="00897514" w:rsidP="00897514">
      <w:pPr>
        <w:ind w:left="720"/>
        <w:rPr>
          <w:rFonts w:eastAsiaTheme="minorEastAsia" w:cstheme="minorBidi"/>
          <w:sz w:val="24"/>
          <w:szCs w:val="24"/>
        </w:rPr>
      </w:pPr>
      <w:r w:rsidRPr="00653258">
        <w:rPr>
          <w:rFonts w:eastAsiaTheme="minorEastAsia" w:cstheme="minorBidi"/>
          <w:b/>
          <w:sz w:val="24"/>
          <w:szCs w:val="24"/>
        </w:rPr>
        <w:t>Description</w:t>
      </w:r>
      <w:r w:rsidRPr="00653258">
        <w:rPr>
          <w:rFonts w:eastAsiaTheme="minorEastAsia" w:cstheme="minorBidi"/>
          <w:sz w:val="24"/>
          <w:szCs w:val="24"/>
        </w:rPr>
        <w:t xml:space="preserve">: </w:t>
      </w:r>
    </w:p>
    <w:p w14:paraId="5F640A3A" w14:textId="54B8757F" w:rsidR="00897514" w:rsidRPr="00DE62BC" w:rsidRDefault="00897514" w:rsidP="00897514">
      <w:pPr>
        <w:ind w:left="720"/>
        <w:rPr>
          <w:rFonts w:eastAsiaTheme="minorEastAsia" w:cstheme="minorBidi"/>
          <w:bCs/>
          <w:sz w:val="22"/>
        </w:rPr>
      </w:pPr>
      <w:r w:rsidRPr="001B40BA">
        <w:rPr>
          <w:rFonts w:eastAsiaTheme="minorEastAsia" w:cstheme="minorBidi"/>
          <w:bCs/>
          <w:sz w:val="22"/>
        </w:rPr>
        <w:t>This is used for registering the characteristics for provisioning service.</w:t>
      </w:r>
      <w:r w:rsidRPr="001B40BA">
        <w:rPr>
          <w:sz w:val="22"/>
        </w:rPr>
        <w:t xml:space="preserve"> </w:t>
      </w:r>
      <w:r w:rsidR="001B40BA" w:rsidRPr="008B52A2">
        <w:rPr>
          <w:rFonts w:eastAsiaTheme="minorEastAsia" w:cstheme="minorBidi"/>
          <w:sz w:val="22"/>
        </w:rPr>
        <w:t xml:space="preserve">The Mesh Provisioning Data </w:t>
      </w:r>
      <w:r w:rsidR="001B40BA" w:rsidRPr="001B40BA">
        <w:rPr>
          <w:sz w:val="22"/>
        </w:rPr>
        <w:t>Out</w:t>
      </w:r>
      <w:r w:rsidR="001B40BA" w:rsidRPr="008B52A2">
        <w:rPr>
          <w:rFonts w:eastAsiaTheme="minorEastAsia" w:cstheme="minorBidi"/>
          <w:sz w:val="22"/>
        </w:rPr>
        <w:t xml:space="preserve"> characteristic can be </w:t>
      </w:r>
      <w:r w:rsidR="001B40BA" w:rsidRPr="001B40BA">
        <w:rPr>
          <w:sz w:val="22"/>
        </w:rPr>
        <w:t>notified</w:t>
      </w:r>
      <w:r w:rsidR="001B40BA" w:rsidRPr="008B52A2">
        <w:rPr>
          <w:rFonts w:eastAsiaTheme="minorEastAsia" w:cstheme="minorBidi"/>
          <w:sz w:val="22"/>
        </w:rPr>
        <w:t xml:space="preserve"> to send a Proxy PDU message containing Provisioning PDU </w:t>
      </w:r>
      <w:r w:rsidR="001B40BA" w:rsidRPr="001B40BA">
        <w:rPr>
          <w:sz w:val="22"/>
        </w:rPr>
        <w:t>from a</w:t>
      </w:r>
      <w:r w:rsidR="001B40BA" w:rsidRPr="008B52A2">
        <w:rPr>
          <w:rFonts w:eastAsiaTheme="minorEastAsia" w:cstheme="minorBidi"/>
          <w:sz w:val="22"/>
        </w:rPr>
        <w:t xml:space="preserve"> Provisioning Server</w:t>
      </w:r>
      <w:r w:rsidR="001B40BA" w:rsidRPr="001B40BA">
        <w:rPr>
          <w:sz w:val="22"/>
        </w:rPr>
        <w:t xml:space="preserve"> to a Provisioning Client</w:t>
      </w:r>
      <w:r w:rsidR="001B40BA">
        <w:rPr>
          <w:szCs w:val="20"/>
        </w:rPr>
        <w:t>.</w:t>
      </w:r>
    </w:p>
    <w:p w14:paraId="1BE9468A" w14:textId="77777777" w:rsidR="00897514" w:rsidRPr="00653258" w:rsidRDefault="00897514" w:rsidP="00897514">
      <w:pPr>
        <w:rPr>
          <w:rFonts w:eastAsiaTheme="minorHAnsi" w:cstheme="minorBidi"/>
          <w:sz w:val="24"/>
          <w:szCs w:val="24"/>
        </w:rPr>
      </w:pPr>
      <w:r w:rsidRPr="00D25C51">
        <w:rPr>
          <w:rFonts w:eastAsiaTheme="minorHAnsi" w:cstheme="minorBidi"/>
          <w:szCs w:val="20"/>
        </w:rPr>
        <w:t xml:space="preserve">          </w:t>
      </w:r>
      <w:r>
        <w:rPr>
          <w:szCs w:val="20"/>
        </w:rPr>
        <w:tab/>
      </w:r>
      <w:r w:rsidRPr="00653258">
        <w:rPr>
          <w:rFonts w:eastAsiaTheme="minorHAnsi" w:cstheme="minorBidi"/>
          <w:b/>
          <w:bCs/>
          <w:sz w:val="24"/>
          <w:szCs w:val="24"/>
        </w:rPr>
        <w:t>Parameters</w:t>
      </w:r>
      <w:r w:rsidRPr="00653258">
        <w:rPr>
          <w:rFonts w:eastAsiaTheme="minorHAnsi" w:cstheme="minorBidi"/>
          <w:sz w:val="24"/>
          <w:szCs w:val="24"/>
        </w:rPr>
        <w:t>:</w:t>
      </w:r>
    </w:p>
    <w:p w14:paraId="5F43CC16" w14:textId="77777777" w:rsidR="00897514" w:rsidRDefault="00897514" w:rsidP="00897514">
      <w:pPr>
        <w:ind w:left="720" w:firstLine="60"/>
        <w:rPr>
          <w:rFonts w:eastAsiaTheme="minorHAnsi" w:cstheme="minorBidi"/>
          <w:sz w:val="24"/>
          <w:szCs w:val="24"/>
        </w:rPr>
      </w:pPr>
      <w:r>
        <w:rPr>
          <w:rFonts w:eastAsiaTheme="minorHAnsi" w:cstheme="minorBidi"/>
          <w:sz w:val="24"/>
          <w:szCs w:val="24"/>
        </w:rPr>
        <w:t>It takes the 16-bit UUID and pointer to the buffer. Buffer holds the actual data for the characteristics.</w:t>
      </w:r>
    </w:p>
    <w:p w14:paraId="53D77FC5" w14:textId="77777777" w:rsidR="007779BB" w:rsidRDefault="007779BB" w:rsidP="00897514">
      <w:pPr>
        <w:ind w:left="720" w:firstLine="60"/>
        <w:rPr>
          <w:rFonts w:eastAsiaTheme="minorHAnsi" w:cstheme="minorBidi"/>
          <w:sz w:val="24"/>
          <w:szCs w:val="24"/>
        </w:rPr>
      </w:pPr>
    </w:p>
    <w:p w14:paraId="73BB687E" w14:textId="77777777" w:rsidR="007779BB" w:rsidRDefault="007779BB" w:rsidP="00897514">
      <w:pPr>
        <w:ind w:left="720" w:firstLine="60"/>
        <w:rPr>
          <w:rFonts w:eastAsiaTheme="minorHAnsi" w:cstheme="minorBidi"/>
          <w:sz w:val="24"/>
          <w:szCs w:val="24"/>
        </w:rPr>
      </w:pPr>
    </w:p>
    <w:p w14:paraId="7ED27EE9" w14:textId="77777777" w:rsidR="007779BB" w:rsidRDefault="007779BB" w:rsidP="00897514">
      <w:pPr>
        <w:ind w:left="720" w:firstLine="60"/>
        <w:rPr>
          <w:rFonts w:eastAsiaTheme="minorHAnsi" w:cstheme="minorBidi"/>
          <w:sz w:val="24"/>
          <w:szCs w:val="24"/>
        </w:rPr>
      </w:pPr>
    </w:p>
    <w:p w14:paraId="163A33F5" w14:textId="77777777" w:rsidR="007779BB" w:rsidRDefault="007779BB" w:rsidP="00897514">
      <w:pPr>
        <w:ind w:left="720" w:firstLine="60"/>
        <w:rPr>
          <w:rFonts w:eastAsiaTheme="minorHAnsi" w:cstheme="minorBidi"/>
          <w:sz w:val="24"/>
          <w:szCs w:val="24"/>
        </w:rPr>
      </w:pPr>
    </w:p>
    <w:p w14:paraId="4E329ECC" w14:textId="77777777" w:rsidR="007779BB" w:rsidRDefault="007779BB" w:rsidP="00897514">
      <w:pPr>
        <w:ind w:left="720" w:firstLine="60"/>
        <w:rPr>
          <w:rFonts w:eastAsiaTheme="minorHAnsi" w:cstheme="minorBidi"/>
          <w:sz w:val="24"/>
          <w:szCs w:val="24"/>
        </w:rPr>
      </w:pPr>
    </w:p>
    <w:p w14:paraId="140ED400" w14:textId="77777777" w:rsidR="007779BB" w:rsidRDefault="007779BB" w:rsidP="00897514">
      <w:pPr>
        <w:ind w:left="720" w:firstLine="60"/>
        <w:rPr>
          <w:rFonts w:eastAsiaTheme="minorHAnsi" w:cstheme="minorBidi"/>
          <w:sz w:val="24"/>
          <w:szCs w:val="24"/>
        </w:rPr>
      </w:pPr>
    </w:p>
    <w:p w14:paraId="32D4EE32" w14:textId="77777777" w:rsidR="007779BB" w:rsidRDefault="007779BB" w:rsidP="00897514">
      <w:pPr>
        <w:ind w:left="720" w:firstLine="60"/>
        <w:rPr>
          <w:rFonts w:eastAsiaTheme="minorHAnsi" w:cstheme="minorBidi"/>
          <w:sz w:val="24"/>
          <w:szCs w:val="24"/>
        </w:rPr>
      </w:pPr>
    </w:p>
    <w:p w14:paraId="258B84DA" w14:textId="47B06EAA" w:rsidR="002C218E" w:rsidRPr="00981009" w:rsidRDefault="002C218E" w:rsidP="002C218E">
      <w:pPr>
        <w:pStyle w:val="Heading3"/>
        <w:numPr>
          <w:ilvl w:val="0"/>
          <w:numId w:val="0"/>
        </w:numPr>
        <w:ind w:left="1134" w:hanging="1134"/>
        <w:rPr>
          <w:sz w:val="28"/>
          <w:szCs w:val="28"/>
        </w:rPr>
      </w:pPr>
      <w:r>
        <w:rPr>
          <w:sz w:val="28"/>
          <w:szCs w:val="28"/>
        </w:rPr>
        <w:lastRenderedPageBreak/>
        <w:t>8.4.</w:t>
      </w:r>
      <w:r w:rsidR="00917947">
        <w:rPr>
          <w:sz w:val="28"/>
          <w:szCs w:val="28"/>
        </w:rPr>
        <w:t>7</w:t>
      </w:r>
      <w:r>
        <w:rPr>
          <w:sz w:val="28"/>
          <w:szCs w:val="28"/>
        </w:rPr>
        <w:tab/>
      </w:r>
      <w:r w:rsidRPr="00653258">
        <w:rPr>
          <w:rFonts w:ascii="Times New Roman" w:eastAsia="Times New Roman" w:hAnsi="Times New Roman"/>
          <w:sz w:val="32"/>
          <w:szCs w:val="32"/>
        </w:rPr>
        <w:t>register_</w:t>
      </w:r>
      <w:r w:rsidR="006F0BA5">
        <w:rPr>
          <w:rFonts w:ascii="Times New Roman" w:eastAsia="Times New Roman" w:hAnsi="Times New Roman"/>
          <w:sz w:val="32"/>
          <w:szCs w:val="32"/>
        </w:rPr>
        <w:t>proxy_</w:t>
      </w:r>
      <w:r>
        <w:rPr>
          <w:rFonts w:ascii="Times New Roman" w:eastAsia="Times New Roman" w:hAnsi="Times New Roman"/>
          <w:sz w:val="32"/>
          <w:szCs w:val="32"/>
        </w:rPr>
        <w:t>mesh_data_</w:t>
      </w:r>
      <w:r w:rsidR="006F0BA5">
        <w:rPr>
          <w:rFonts w:ascii="Times New Roman" w:eastAsia="Times New Roman" w:hAnsi="Times New Roman"/>
          <w:sz w:val="32"/>
          <w:szCs w:val="32"/>
        </w:rPr>
        <w:t>in</w:t>
      </w:r>
      <w:r>
        <w:rPr>
          <w:rFonts w:ascii="Times New Roman" w:eastAsia="Times New Roman" w:hAnsi="Times New Roman"/>
          <w:sz w:val="32"/>
          <w:szCs w:val="32"/>
        </w:rPr>
        <w:t>_</w:t>
      </w:r>
      <w:proofErr w:type="gramStart"/>
      <w:r>
        <w:rPr>
          <w:rFonts w:ascii="Times New Roman" w:eastAsia="Times New Roman" w:hAnsi="Times New Roman"/>
          <w:sz w:val="32"/>
          <w:szCs w:val="32"/>
        </w:rPr>
        <w:t>char(</w:t>
      </w:r>
      <w:proofErr w:type="gramEnd"/>
      <w:r>
        <w:rPr>
          <w:rFonts w:ascii="Times New Roman" w:eastAsia="Times New Roman" w:hAnsi="Times New Roman"/>
          <w:sz w:val="32"/>
          <w:szCs w:val="32"/>
        </w:rPr>
        <w:t>)</w:t>
      </w:r>
    </w:p>
    <w:p w14:paraId="7F81D7A7" w14:textId="77777777" w:rsidR="001B03E7" w:rsidRPr="001B03E7" w:rsidRDefault="001B03E7" w:rsidP="002C218E">
      <w:pPr>
        <w:pStyle w:val="ListParagraph"/>
        <w:shd w:val="clear" w:color="auto" w:fill="F2F2F2" w:themeFill="background1" w:themeFillShade="F2"/>
        <w:spacing w:line="256" w:lineRule="auto"/>
        <w:rPr>
          <w:rFonts w:ascii="Times New Roman" w:eastAsia="Times New Roman" w:hAnsi="Times New Roman" w:cs="Times New Roman"/>
          <w:sz w:val="32"/>
          <w:szCs w:val="32"/>
        </w:rPr>
      </w:pPr>
    </w:p>
    <w:p w14:paraId="7C6D1254" w14:textId="77777777" w:rsidR="001B03E7" w:rsidRPr="001B03E7" w:rsidRDefault="002C218E" w:rsidP="002C218E">
      <w:pPr>
        <w:pStyle w:val="ListParagraph"/>
        <w:shd w:val="clear" w:color="auto" w:fill="F2F2F2" w:themeFill="background1" w:themeFillShade="F2"/>
        <w:spacing w:line="256" w:lineRule="auto"/>
        <w:rPr>
          <w:rFonts w:ascii="Times New Roman" w:eastAsia="Times New Roman" w:hAnsi="Times New Roman" w:cs="Times New Roman"/>
          <w:sz w:val="32"/>
          <w:szCs w:val="32"/>
        </w:rPr>
      </w:pPr>
      <w:r w:rsidRPr="001B03E7">
        <w:rPr>
          <w:rFonts w:ascii="Times New Roman" w:eastAsia="Times New Roman" w:hAnsi="Times New Roman" w:cs="Times New Roman"/>
          <w:sz w:val="32"/>
          <w:szCs w:val="32"/>
        </w:rPr>
        <w:t>void register</w:t>
      </w:r>
      <w:r w:rsidR="006F0BA5" w:rsidRPr="001B03E7">
        <w:rPr>
          <w:rFonts w:ascii="Times New Roman" w:eastAsia="Times New Roman" w:hAnsi="Times New Roman" w:cs="Times New Roman"/>
          <w:sz w:val="32"/>
          <w:szCs w:val="32"/>
        </w:rPr>
        <w:t>_proxy</w:t>
      </w:r>
      <w:r w:rsidRPr="001B03E7">
        <w:rPr>
          <w:rFonts w:ascii="Times New Roman" w:eastAsia="Times New Roman" w:hAnsi="Times New Roman" w:cs="Times New Roman"/>
          <w:sz w:val="32"/>
          <w:szCs w:val="32"/>
        </w:rPr>
        <w:t>_mesh_data_</w:t>
      </w:r>
      <w:r w:rsidR="006F0BA5" w:rsidRPr="001B03E7">
        <w:rPr>
          <w:rFonts w:ascii="Times New Roman" w:eastAsia="Times New Roman" w:hAnsi="Times New Roman" w:cs="Times New Roman"/>
          <w:sz w:val="32"/>
          <w:szCs w:val="32"/>
        </w:rPr>
        <w:t>in</w:t>
      </w:r>
      <w:r w:rsidRPr="001B03E7">
        <w:rPr>
          <w:rFonts w:ascii="Times New Roman" w:eastAsia="Times New Roman" w:hAnsi="Times New Roman" w:cs="Times New Roman"/>
          <w:sz w:val="32"/>
          <w:szCs w:val="32"/>
        </w:rPr>
        <w:t>_</w:t>
      </w:r>
      <w:proofErr w:type="gramStart"/>
      <w:r w:rsidRPr="001B03E7">
        <w:rPr>
          <w:rFonts w:ascii="Times New Roman" w:eastAsia="Times New Roman" w:hAnsi="Times New Roman" w:cs="Times New Roman"/>
          <w:sz w:val="32"/>
          <w:szCs w:val="32"/>
        </w:rPr>
        <w:t>char(</w:t>
      </w:r>
      <w:proofErr w:type="gramEnd"/>
      <w:r w:rsidRPr="001B03E7">
        <w:rPr>
          <w:rFonts w:ascii="Times New Roman" w:eastAsia="Times New Roman" w:hAnsi="Times New Roman" w:cs="Times New Roman"/>
          <w:sz w:val="32"/>
          <w:szCs w:val="32"/>
        </w:rPr>
        <w:t>U16 uuid, GATTBuf *buf)</w:t>
      </w:r>
    </w:p>
    <w:p w14:paraId="74746F11" w14:textId="333B13A3" w:rsidR="002C218E" w:rsidRPr="00F6605B" w:rsidRDefault="002C218E" w:rsidP="002C218E">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r w:rsidRPr="00F6605B">
        <w:rPr>
          <w:rFonts w:ascii="Avenir Next LT Pro Light" w:eastAsia="Times New Roman" w:hAnsi="Avenir Next LT Pro Light" w:cs="Times New Roman"/>
          <w:sz w:val="32"/>
          <w:szCs w:val="32"/>
        </w:rPr>
        <w:t xml:space="preserve">  </w:t>
      </w:r>
    </w:p>
    <w:p w14:paraId="31D5D125" w14:textId="77777777" w:rsidR="002C218E" w:rsidRPr="00653258" w:rsidRDefault="002C218E" w:rsidP="002C218E">
      <w:pPr>
        <w:ind w:left="720"/>
        <w:rPr>
          <w:rFonts w:eastAsiaTheme="minorEastAsia" w:cstheme="minorBidi"/>
          <w:sz w:val="24"/>
          <w:szCs w:val="24"/>
        </w:rPr>
      </w:pPr>
      <w:r w:rsidRPr="00653258">
        <w:rPr>
          <w:rFonts w:eastAsiaTheme="minorEastAsia" w:cstheme="minorBidi"/>
          <w:b/>
          <w:sz w:val="24"/>
          <w:szCs w:val="24"/>
        </w:rPr>
        <w:t>Description</w:t>
      </w:r>
      <w:r w:rsidRPr="00653258">
        <w:rPr>
          <w:rFonts w:eastAsiaTheme="minorEastAsia" w:cstheme="minorBidi"/>
          <w:sz w:val="24"/>
          <w:szCs w:val="24"/>
        </w:rPr>
        <w:t xml:space="preserve">: </w:t>
      </w:r>
    </w:p>
    <w:p w14:paraId="72C5368E" w14:textId="3905835E" w:rsidR="002C218E" w:rsidRPr="00DE62BC" w:rsidRDefault="002C218E" w:rsidP="002C218E">
      <w:pPr>
        <w:ind w:left="720"/>
        <w:rPr>
          <w:rFonts w:eastAsiaTheme="minorEastAsia" w:cstheme="minorBidi"/>
          <w:bCs/>
          <w:sz w:val="22"/>
        </w:rPr>
      </w:pPr>
      <w:r w:rsidRPr="001B40BA">
        <w:rPr>
          <w:rFonts w:eastAsiaTheme="minorEastAsia" w:cstheme="minorBidi"/>
          <w:bCs/>
          <w:sz w:val="22"/>
        </w:rPr>
        <w:t>This is used for registering the characteristics for pro</w:t>
      </w:r>
      <w:r w:rsidR="006F0BA5">
        <w:rPr>
          <w:rFonts w:eastAsiaTheme="minorEastAsia" w:cstheme="minorBidi"/>
          <w:bCs/>
          <w:sz w:val="22"/>
        </w:rPr>
        <w:t>xy</w:t>
      </w:r>
      <w:r w:rsidRPr="001B40BA">
        <w:rPr>
          <w:rFonts w:eastAsiaTheme="minorEastAsia" w:cstheme="minorBidi"/>
          <w:bCs/>
          <w:sz w:val="22"/>
        </w:rPr>
        <w:t xml:space="preserve"> service.</w:t>
      </w:r>
      <w:r w:rsidRPr="001B40BA">
        <w:rPr>
          <w:sz w:val="22"/>
        </w:rPr>
        <w:t xml:space="preserve"> </w:t>
      </w:r>
      <w:r w:rsidR="0062408C" w:rsidRPr="0062408C">
        <w:rPr>
          <w:sz w:val="22"/>
        </w:rPr>
        <w:t>The Mesh Proxy Data In characteristic is used by the client to send Proxy PDUs to the server</w:t>
      </w:r>
      <w:r w:rsidR="00807D31">
        <w:rPr>
          <w:sz w:val="22"/>
        </w:rPr>
        <w:t xml:space="preserve"> using </w:t>
      </w:r>
      <w:r w:rsidR="00807D31">
        <w:rPr>
          <w:szCs w:val="20"/>
        </w:rPr>
        <w:t>GATT Write Without Response procedure</w:t>
      </w:r>
      <w:r w:rsidR="00807D31">
        <w:rPr>
          <w:szCs w:val="20"/>
        </w:rPr>
        <w:t>.</w:t>
      </w:r>
    </w:p>
    <w:p w14:paraId="12CAD5AF" w14:textId="77777777" w:rsidR="002C218E" w:rsidRPr="00653258" w:rsidRDefault="002C218E" w:rsidP="002C218E">
      <w:pPr>
        <w:rPr>
          <w:rFonts w:eastAsiaTheme="minorHAnsi" w:cstheme="minorBidi"/>
          <w:sz w:val="24"/>
          <w:szCs w:val="24"/>
        </w:rPr>
      </w:pPr>
      <w:r w:rsidRPr="00D25C51">
        <w:rPr>
          <w:rFonts w:eastAsiaTheme="minorHAnsi" w:cstheme="minorBidi"/>
          <w:szCs w:val="20"/>
        </w:rPr>
        <w:t xml:space="preserve">          </w:t>
      </w:r>
      <w:r>
        <w:rPr>
          <w:szCs w:val="20"/>
        </w:rPr>
        <w:tab/>
      </w:r>
      <w:r w:rsidRPr="00653258">
        <w:rPr>
          <w:rFonts w:eastAsiaTheme="minorHAnsi" w:cstheme="minorBidi"/>
          <w:b/>
          <w:bCs/>
          <w:sz w:val="24"/>
          <w:szCs w:val="24"/>
        </w:rPr>
        <w:t>Parameters</w:t>
      </w:r>
      <w:r w:rsidRPr="00653258">
        <w:rPr>
          <w:rFonts w:eastAsiaTheme="minorHAnsi" w:cstheme="minorBidi"/>
          <w:sz w:val="24"/>
          <w:szCs w:val="24"/>
        </w:rPr>
        <w:t>:</w:t>
      </w:r>
    </w:p>
    <w:p w14:paraId="0A7443DD" w14:textId="77777777" w:rsidR="002C218E" w:rsidRDefault="002C218E" w:rsidP="002C218E">
      <w:pPr>
        <w:ind w:left="720" w:firstLine="60"/>
        <w:rPr>
          <w:rFonts w:eastAsiaTheme="minorHAnsi" w:cstheme="minorBidi"/>
          <w:sz w:val="24"/>
          <w:szCs w:val="24"/>
        </w:rPr>
      </w:pPr>
      <w:r>
        <w:rPr>
          <w:rFonts w:eastAsiaTheme="minorHAnsi" w:cstheme="minorBidi"/>
          <w:sz w:val="24"/>
          <w:szCs w:val="24"/>
        </w:rPr>
        <w:t>It takes the 16-bit UUID and pointer to the buffer. Buffer holds the actual data for the characteristics.</w:t>
      </w:r>
    </w:p>
    <w:p w14:paraId="58365A7D" w14:textId="42B71FEE" w:rsidR="00FA281B" w:rsidRPr="00981009" w:rsidRDefault="00FA281B" w:rsidP="00FA281B">
      <w:pPr>
        <w:pStyle w:val="Heading3"/>
        <w:numPr>
          <w:ilvl w:val="0"/>
          <w:numId w:val="0"/>
        </w:numPr>
        <w:ind w:left="1134" w:hanging="1134"/>
        <w:rPr>
          <w:sz w:val="28"/>
          <w:szCs w:val="28"/>
        </w:rPr>
      </w:pPr>
      <w:r>
        <w:rPr>
          <w:sz w:val="28"/>
          <w:szCs w:val="28"/>
        </w:rPr>
        <w:t>8.4.</w:t>
      </w:r>
      <w:r w:rsidR="00917947">
        <w:rPr>
          <w:sz w:val="28"/>
          <w:szCs w:val="28"/>
        </w:rPr>
        <w:t>8</w:t>
      </w:r>
      <w:r>
        <w:rPr>
          <w:sz w:val="28"/>
          <w:szCs w:val="28"/>
        </w:rPr>
        <w:tab/>
      </w:r>
      <w:r w:rsidRPr="00653258">
        <w:rPr>
          <w:rFonts w:ascii="Times New Roman" w:eastAsia="Times New Roman" w:hAnsi="Times New Roman"/>
          <w:sz w:val="32"/>
          <w:szCs w:val="32"/>
        </w:rPr>
        <w:t>register_</w:t>
      </w:r>
      <w:r>
        <w:rPr>
          <w:rFonts w:ascii="Times New Roman" w:eastAsia="Times New Roman" w:hAnsi="Times New Roman"/>
          <w:sz w:val="32"/>
          <w:szCs w:val="32"/>
        </w:rPr>
        <w:t>proxy_mesh_data_</w:t>
      </w:r>
      <w:r w:rsidR="00456B2A">
        <w:rPr>
          <w:rFonts w:ascii="Times New Roman" w:eastAsia="Times New Roman" w:hAnsi="Times New Roman"/>
          <w:sz w:val="32"/>
          <w:szCs w:val="32"/>
        </w:rPr>
        <w:t>out</w:t>
      </w:r>
      <w:r>
        <w:rPr>
          <w:rFonts w:ascii="Times New Roman" w:eastAsia="Times New Roman" w:hAnsi="Times New Roman"/>
          <w:sz w:val="32"/>
          <w:szCs w:val="32"/>
        </w:rPr>
        <w:t>_</w:t>
      </w:r>
      <w:proofErr w:type="gramStart"/>
      <w:r>
        <w:rPr>
          <w:rFonts w:ascii="Times New Roman" w:eastAsia="Times New Roman" w:hAnsi="Times New Roman"/>
          <w:sz w:val="32"/>
          <w:szCs w:val="32"/>
        </w:rPr>
        <w:t>char(</w:t>
      </w:r>
      <w:proofErr w:type="gramEnd"/>
      <w:r>
        <w:rPr>
          <w:rFonts w:ascii="Times New Roman" w:eastAsia="Times New Roman" w:hAnsi="Times New Roman"/>
          <w:sz w:val="32"/>
          <w:szCs w:val="32"/>
        </w:rPr>
        <w:t>)</w:t>
      </w:r>
    </w:p>
    <w:p w14:paraId="6C9CE626" w14:textId="77777777" w:rsidR="00A37D7C" w:rsidRDefault="00A37D7C" w:rsidP="00FA281B">
      <w:pPr>
        <w:pStyle w:val="ListParagraph"/>
        <w:shd w:val="clear" w:color="auto" w:fill="F2F2F2" w:themeFill="background1" w:themeFillShade="F2"/>
        <w:spacing w:line="256" w:lineRule="auto"/>
        <w:rPr>
          <w:rFonts w:ascii="Times New Roman" w:eastAsia="Times New Roman" w:hAnsi="Times New Roman" w:cs="Times New Roman"/>
          <w:sz w:val="32"/>
          <w:szCs w:val="32"/>
        </w:rPr>
      </w:pPr>
    </w:p>
    <w:p w14:paraId="383A5D5B" w14:textId="54A8D915" w:rsidR="00FA281B" w:rsidRDefault="00FA281B" w:rsidP="00FA281B">
      <w:pPr>
        <w:pStyle w:val="ListParagraph"/>
        <w:shd w:val="clear" w:color="auto" w:fill="F2F2F2" w:themeFill="background1" w:themeFillShade="F2"/>
        <w:spacing w:line="256" w:lineRule="auto"/>
        <w:rPr>
          <w:rFonts w:ascii="Times New Roman" w:eastAsia="Times New Roman" w:hAnsi="Times New Roman" w:cs="Times New Roman"/>
          <w:sz w:val="32"/>
          <w:szCs w:val="32"/>
        </w:rPr>
      </w:pPr>
      <w:r w:rsidRPr="00A37D7C">
        <w:rPr>
          <w:rFonts w:ascii="Times New Roman" w:eastAsia="Times New Roman" w:hAnsi="Times New Roman" w:cs="Times New Roman"/>
          <w:sz w:val="32"/>
          <w:szCs w:val="32"/>
        </w:rPr>
        <w:t>void register_proxy_mesh_data_</w:t>
      </w:r>
      <w:r w:rsidR="00456B2A" w:rsidRPr="00A37D7C">
        <w:rPr>
          <w:rFonts w:ascii="Times New Roman" w:eastAsia="Times New Roman" w:hAnsi="Times New Roman" w:cs="Times New Roman"/>
          <w:sz w:val="32"/>
          <w:szCs w:val="32"/>
        </w:rPr>
        <w:t>out</w:t>
      </w:r>
      <w:r w:rsidRPr="00A37D7C">
        <w:rPr>
          <w:rFonts w:ascii="Times New Roman" w:eastAsia="Times New Roman" w:hAnsi="Times New Roman" w:cs="Times New Roman"/>
          <w:sz w:val="32"/>
          <w:szCs w:val="32"/>
        </w:rPr>
        <w:t>_</w:t>
      </w:r>
      <w:proofErr w:type="gramStart"/>
      <w:r w:rsidRPr="00A37D7C">
        <w:rPr>
          <w:rFonts w:ascii="Times New Roman" w:eastAsia="Times New Roman" w:hAnsi="Times New Roman" w:cs="Times New Roman"/>
          <w:sz w:val="32"/>
          <w:szCs w:val="32"/>
        </w:rPr>
        <w:t>char(</w:t>
      </w:r>
      <w:proofErr w:type="gramEnd"/>
      <w:r w:rsidRPr="00A37D7C">
        <w:rPr>
          <w:rFonts w:ascii="Times New Roman" w:eastAsia="Times New Roman" w:hAnsi="Times New Roman" w:cs="Times New Roman"/>
          <w:sz w:val="32"/>
          <w:szCs w:val="32"/>
        </w:rPr>
        <w:t xml:space="preserve">U16 uuid, GATTBuf *buf)  </w:t>
      </w:r>
    </w:p>
    <w:p w14:paraId="6C459570" w14:textId="77777777" w:rsidR="00A37D7C" w:rsidRPr="00A37D7C" w:rsidRDefault="00A37D7C" w:rsidP="00FA281B">
      <w:pPr>
        <w:pStyle w:val="ListParagraph"/>
        <w:shd w:val="clear" w:color="auto" w:fill="F2F2F2" w:themeFill="background1" w:themeFillShade="F2"/>
        <w:spacing w:line="256" w:lineRule="auto"/>
        <w:rPr>
          <w:rFonts w:ascii="Times New Roman" w:eastAsia="Times New Roman" w:hAnsi="Times New Roman" w:cs="Times New Roman"/>
          <w:sz w:val="32"/>
          <w:szCs w:val="32"/>
        </w:rPr>
      </w:pPr>
    </w:p>
    <w:p w14:paraId="321C2DC6" w14:textId="77777777" w:rsidR="00FA281B" w:rsidRPr="00653258" w:rsidRDefault="00FA281B" w:rsidP="00FA281B">
      <w:pPr>
        <w:ind w:left="720"/>
        <w:rPr>
          <w:rFonts w:eastAsiaTheme="minorEastAsia" w:cstheme="minorBidi"/>
          <w:sz w:val="24"/>
          <w:szCs w:val="24"/>
        </w:rPr>
      </w:pPr>
      <w:r w:rsidRPr="00653258">
        <w:rPr>
          <w:rFonts w:eastAsiaTheme="minorEastAsia" w:cstheme="minorBidi"/>
          <w:b/>
          <w:sz w:val="24"/>
          <w:szCs w:val="24"/>
        </w:rPr>
        <w:t>Description</w:t>
      </w:r>
      <w:r w:rsidRPr="00653258">
        <w:rPr>
          <w:rFonts w:eastAsiaTheme="minorEastAsia" w:cstheme="minorBidi"/>
          <w:sz w:val="24"/>
          <w:szCs w:val="24"/>
        </w:rPr>
        <w:t xml:space="preserve">: </w:t>
      </w:r>
    </w:p>
    <w:p w14:paraId="7E14C3DE" w14:textId="481063F1" w:rsidR="00FA281B" w:rsidRPr="00DE62BC" w:rsidRDefault="00FA281B" w:rsidP="00FA281B">
      <w:pPr>
        <w:ind w:left="720"/>
        <w:rPr>
          <w:rFonts w:eastAsiaTheme="minorEastAsia" w:cstheme="minorBidi"/>
          <w:bCs/>
          <w:sz w:val="22"/>
        </w:rPr>
      </w:pPr>
      <w:r w:rsidRPr="001B40BA">
        <w:rPr>
          <w:rFonts w:eastAsiaTheme="minorEastAsia" w:cstheme="minorBidi"/>
          <w:bCs/>
          <w:sz w:val="22"/>
        </w:rPr>
        <w:t>This is used for registering the characteristics for pro</w:t>
      </w:r>
      <w:r>
        <w:rPr>
          <w:rFonts w:eastAsiaTheme="minorEastAsia" w:cstheme="minorBidi"/>
          <w:bCs/>
          <w:sz w:val="22"/>
        </w:rPr>
        <w:t>xy</w:t>
      </w:r>
      <w:r w:rsidRPr="001B40BA">
        <w:rPr>
          <w:rFonts w:eastAsiaTheme="minorEastAsia" w:cstheme="minorBidi"/>
          <w:bCs/>
          <w:sz w:val="22"/>
        </w:rPr>
        <w:t xml:space="preserve"> service.</w:t>
      </w:r>
      <w:r w:rsidRPr="001B40BA">
        <w:rPr>
          <w:sz w:val="22"/>
        </w:rPr>
        <w:t xml:space="preserve"> </w:t>
      </w:r>
      <w:r w:rsidR="00912538" w:rsidRPr="00912538">
        <w:rPr>
          <w:sz w:val="22"/>
        </w:rPr>
        <w:t>The Mesh Proxy Data Out characteristic is used by the server to send Proxy PDUs to the client</w:t>
      </w:r>
      <w:r w:rsidR="00912538" w:rsidRPr="00472BCC">
        <w:rPr>
          <w:sz w:val="22"/>
        </w:rPr>
        <w:t>.</w:t>
      </w:r>
      <w:r w:rsidR="008407FE" w:rsidRPr="00472BCC">
        <w:rPr>
          <w:sz w:val="22"/>
        </w:rPr>
        <w:t xml:space="preserve"> </w:t>
      </w:r>
      <w:r w:rsidR="008407FE" w:rsidRPr="00472BCC">
        <w:rPr>
          <w:sz w:val="22"/>
        </w:rPr>
        <w:t>The server can send a Proxy PDU to the client by executing a GATT Notification procedure on this characteristic.</w:t>
      </w:r>
    </w:p>
    <w:p w14:paraId="7DAB0BAA" w14:textId="77777777" w:rsidR="00FA281B" w:rsidRPr="00653258" w:rsidRDefault="00FA281B" w:rsidP="00FA281B">
      <w:pPr>
        <w:rPr>
          <w:rFonts w:eastAsiaTheme="minorHAnsi" w:cstheme="minorBidi"/>
          <w:sz w:val="24"/>
          <w:szCs w:val="24"/>
        </w:rPr>
      </w:pPr>
      <w:r w:rsidRPr="00D25C51">
        <w:rPr>
          <w:rFonts w:eastAsiaTheme="minorHAnsi" w:cstheme="minorBidi"/>
          <w:szCs w:val="20"/>
        </w:rPr>
        <w:t xml:space="preserve">          </w:t>
      </w:r>
      <w:r>
        <w:rPr>
          <w:szCs w:val="20"/>
        </w:rPr>
        <w:tab/>
      </w:r>
      <w:r w:rsidRPr="00653258">
        <w:rPr>
          <w:rFonts w:eastAsiaTheme="minorHAnsi" w:cstheme="minorBidi"/>
          <w:b/>
          <w:bCs/>
          <w:sz w:val="24"/>
          <w:szCs w:val="24"/>
        </w:rPr>
        <w:t>Parameters</w:t>
      </w:r>
      <w:r w:rsidRPr="00653258">
        <w:rPr>
          <w:rFonts w:eastAsiaTheme="minorHAnsi" w:cstheme="minorBidi"/>
          <w:sz w:val="24"/>
          <w:szCs w:val="24"/>
        </w:rPr>
        <w:t>:</w:t>
      </w:r>
    </w:p>
    <w:p w14:paraId="227885E9" w14:textId="44826F64" w:rsidR="00897514" w:rsidRPr="00D6636A" w:rsidRDefault="00FA281B" w:rsidP="00D6636A">
      <w:pPr>
        <w:ind w:left="720" w:firstLine="60"/>
        <w:rPr>
          <w:rFonts w:eastAsiaTheme="minorHAnsi" w:cstheme="minorBidi"/>
          <w:sz w:val="24"/>
          <w:szCs w:val="24"/>
        </w:rPr>
      </w:pPr>
      <w:r>
        <w:rPr>
          <w:rFonts w:eastAsiaTheme="minorHAnsi" w:cstheme="minorBidi"/>
          <w:sz w:val="24"/>
          <w:szCs w:val="24"/>
        </w:rPr>
        <w:t>It takes the 16-bit UUID and pointer to the buffer. Buffer holds the actual data for the characteristics.</w:t>
      </w:r>
    </w:p>
    <w:p w14:paraId="147F63B4" w14:textId="32A1698E" w:rsidR="00981009" w:rsidRPr="00DA75E5" w:rsidRDefault="00981009" w:rsidP="00981009">
      <w:pPr>
        <w:pStyle w:val="Heading3"/>
        <w:numPr>
          <w:ilvl w:val="0"/>
          <w:numId w:val="0"/>
        </w:numPr>
        <w:ind w:left="1134" w:hanging="1134"/>
        <w:rPr>
          <w:sz w:val="28"/>
          <w:szCs w:val="28"/>
        </w:rPr>
      </w:pPr>
      <w:r>
        <w:rPr>
          <w:sz w:val="28"/>
          <w:szCs w:val="28"/>
        </w:rPr>
        <w:t>8.4.</w:t>
      </w:r>
      <w:r w:rsidR="00793C40">
        <w:rPr>
          <w:sz w:val="28"/>
          <w:szCs w:val="28"/>
        </w:rPr>
        <w:t>9</w:t>
      </w:r>
      <w:r>
        <w:rPr>
          <w:sz w:val="28"/>
          <w:szCs w:val="28"/>
        </w:rPr>
        <w:tab/>
      </w:r>
      <w:r w:rsidRPr="00385EBD">
        <w:rPr>
          <w:rFonts w:ascii="Times New Roman" w:eastAsia="Times New Roman" w:hAnsi="Times New Roman"/>
          <w:sz w:val="32"/>
          <w:szCs w:val="32"/>
        </w:rPr>
        <w:t>handle_start_</w:t>
      </w:r>
      <w:proofErr w:type="gramStart"/>
      <w:r w:rsidRPr="00385EBD">
        <w:rPr>
          <w:rFonts w:ascii="Times New Roman" w:eastAsia="Times New Roman" w:hAnsi="Times New Roman"/>
          <w:sz w:val="32"/>
          <w:szCs w:val="32"/>
        </w:rPr>
        <w:t>adv(</w:t>
      </w:r>
      <w:proofErr w:type="gramEnd"/>
      <w:r w:rsidRPr="00385EBD">
        <w:rPr>
          <w:rFonts w:ascii="Times New Roman" w:eastAsia="Times New Roman" w:hAnsi="Times New Roman"/>
          <w:sz w:val="32"/>
          <w:szCs w:val="32"/>
        </w:rPr>
        <w:t>)</w:t>
      </w:r>
    </w:p>
    <w:p w14:paraId="452B3844" w14:textId="2C92CCF6" w:rsidR="00981009" w:rsidRPr="00F6605B" w:rsidRDefault="00981009" w:rsidP="00F6605B">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r w:rsidRPr="00F6605B">
        <w:rPr>
          <w:rFonts w:ascii="Avenir Next LT Pro Light" w:eastAsia="Times New Roman" w:hAnsi="Avenir Next LT Pro Light" w:cs="Times New Roman"/>
          <w:sz w:val="32"/>
          <w:szCs w:val="32"/>
        </w:rPr>
        <w:t>void handle_start_adv()</w:t>
      </w:r>
    </w:p>
    <w:p w14:paraId="261A5761" w14:textId="77777777" w:rsidR="00981009" w:rsidRPr="00653258" w:rsidRDefault="00981009" w:rsidP="00981009">
      <w:pPr>
        <w:ind w:left="720"/>
        <w:rPr>
          <w:rFonts w:eastAsiaTheme="minorEastAsia" w:cstheme="minorBidi"/>
          <w:sz w:val="24"/>
          <w:szCs w:val="24"/>
        </w:rPr>
      </w:pPr>
      <w:r w:rsidRPr="00653258">
        <w:rPr>
          <w:rFonts w:eastAsiaTheme="minorEastAsia" w:cstheme="minorBidi"/>
          <w:b/>
          <w:sz w:val="24"/>
          <w:szCs w:val="24"/>
        </w:rPr>
        <w:t>Description</w:t>
      </w:r>
      <w:r w:rsidRPr="00653258">
        <w:rPr>
          <w:rFonts w:eastAsiaTheme="minorEastAsia" w:cstheme="minorBidi"/>
          <w:sz w:val="24"/>
          <w:szCs w:val="24"/>
        </w:rPr>
        <w:t xml:space="preserve">: </w:t>
      </w:r>
    </w:p>
    <w:p w14:paraId="1FB3994C" w14:textId="3292B26E" w:rsidR="00DC3C7E" w:rsidRDefault="00981009" w:rsidP="00D6636A">
      <w:pPr>
        <w:ind w:left="720"/>
        <w:rPr>
          <w:rFonts w:eastAsiaTheme="minorHAnsi" w:cstheme="minorBidi"/>
          <w:sz w:val="24"/>
          <w:szCs w:val="24"/>
        </w:rPr>
      </w:pPr>
      <w:r w:rsidRPr="00B645FC">
        <w:rPr>
          <w:rFonts w:eastAsiaTheme="minorHAnsi" w:cstheme="minorBidi"/>
          <w:sz w:val="24"/>
          <w:szCs w:val="24"/>
        </w:rPr>
        <w:t xml:space="preserve">This callback function is responsible for handling </w:t>
      </w:r>
      <w:r>
        <w:rPr>
          <w:rFonts w:eastAsiaTheme="minorHAnsi" w:cstheme="minorBidi"/>
          <w:sz w:val="24"/>
          <w:szCs w:val="24"/>
        </w:rPr>
        <w:t>the advertisement, it will start the advertisement.</w:t>
      </w:r>
    </w:p>
    <w:p w14:paraId="1CC75533" w14:textId="6944FC3D" w:rsidR="00981009" w:rsidRPr="00DA75E5" w:rsidRDefault="00981009" w:rsidP="00981009">
      <w:pPr>
        <w:pStyle w:val="Heading3"/>
        <w:numPr>
          <w:ilvl w:val="0"/>
          <w:numId w:val="0"/>
        </w:numPr>
        <w:ind w:left="1134" w:hanging="1134"/>
        <w:rPr>
          <w:sz w:val="28"/>
          <w:szCs w:val="28"/>
        </w:rPr>
      </w:pPr>
      <w:r>
        <w:rPr>
          <w:sz w:val="28"/>
          <w:szCs w:val="28"/>
        </w:rPr>
        <w:t>8.4.</w:t>
      </w:r>
      <w:r w:rsidR="002677AB">
        <w:rPr>
          <w:sz w:val="28"/>
          <w:szCs w:val="28"/>
        </w:rPr>
        <w:t>10</w:t>
      </w:r>
      <w:r>
        <w:rPr>
          <w:sz w:val="28"/>
          <w:szCs w:val="28"/>
        </w:rPr>
        <w:tab/>
      </w:r>
      <w:r w:rsidRPr="00385EBD">
        <w:rPr>
          <w:rFonts w:ascii="Times New Roman" w:eastAsia="Times New Roman" w:hAnsi="Times New Roman"/>
          <w:sz w:val="32"/>
          <w:szCs w:val="32"/>
        </w:rPr>
        <w:t>set_scan_</w:t>
      </w:r>
      <w:proofErr w:type="gramStart"/>
      <w:r w:rsidRPr="00385EBD">
        <w:rPr>
          <w:rFonts w:ascii="Times New Roman" w:eastAsia="Times New Roman" w:hAnsi="Times New Roman"/>
          <w:sz w:val="32"/>
          <w:szCs w:val="32"/>
        </w:rPr>
        <w:t>resp(</w:t>
      </w:r>
      <w:proofErr w:type="gramEnd"/>
      <w:r w:rsidRPr="00385EBD">
        <w:rPr>
          <w:rFonts w:ascii="Times New Roman" w:eastAsia="Times New Roman" w:hAnsi="Times New Roman"/>
          <w:sz w:val="32"/>
          <w:szCs w:val="32"/>
        </w:rPr>
        <w:t>)</w:t>
      </w:r>
    </w:p>
    <w:p w14:paraId="7A55FA8F" w14:textId="3A6EC701" w:rsidR="00981009" w:rsidRPr="00F6605B" w:rsidRDefault="00981009" w:rsidP="00F6605B">
      <w:pPr>
        <w:pStyle w:val="ListParagraph"/>
        <w:shd w:val="clear" w:color="auto" w:fill="F2F2F2" w:themeFill="background1" w:themeFillShade="F2"/>
        <w:spacing w:line="256" w:lineRule="auto"/>
        <w:rPr>
          <w:rFonts w:ascii="Avenir Next LT Pro Light" w:eastAsia="Times New Roman" w:hAnsi="Avenir Next LT Pro Light" w:cs="Times New Roman"/>
          <w:sz w:val="32"/>
          <w:szCs w:val="32"/>
        </w:rPr>
      </w:pPr>
      <w:r w:rsidRPr="00F6605B">
        <w:rPr>
          <w:rFonts w:ascii="Avenir Next LT Pro Light" w:eastAsia="Times New Roman" w:hAnsi="Avenir Next LT Pro Light" w:cs="Times New Roman"/>
          <w:sz w:val="32"/>
          <w:szCs w:val="32"/>
        </w:rPr>
        <w:t>void set_scan_resp()</w:t>
      </w:r>
    </w:p>
    <w:p w14:paraId="4F7A4266" w14:textId="77777777" w:rsidR="00981009" w:rsidRPr="00653258" w:rsidRDefault="00981009" w:rsidP="00981009">
      <w:pPr>
        <w:ind w:left="720"/>
        <w:rPr>
          <w:rFonts w:eastAsiaTheme="minorEastAsia" w:cstheme="minorBidi"/>
          <w:sz w:val="24"/>
          <w:szCs w:val="24"/>
        </w:rPr>
      </w:pPr>
      <w:r w:rsidRPr="00653258">
        <w:rPr>
          <w:rFonts w:eastAsiaTheme="minorEastAsia" w:cstheme="minorBidi"/>
          <w:b/>
          <w:sz w:val="24"/>
          <w:szCs w:val="24"/>
        </w:rPr>
        <w:t>Description</w:t>
      </w:r>
      <w:r w:rsidRPr="00653258">
        <w:rPr>
          <w:rFonts w:eastAsiaTheme="minorEastAsia" w:cstheme="minorBidi"/>
          <w:sz w:val="24"/>
          <w:szCs w:val="24"/>
        </w:rPr>
        <w:t xml:space="preserve">: </w:t>
      </w:r>
    </w:p>
    <w:p w14:paraId="3725AA70" w14:textId="70F3814E" w:rsidR="00DC3C7E" w:rsidRPr="00F672FD" w:rsidRDefault="00981009" w:rsidP="00F672FD">
      <w:pPr>
        <w:ind w:left="720"/>
        <w:rPr>
          <w:rFonts w:eastAsiaTheme="minorHAnsi" w:cstheme="minorBidi"/>
          <w:sz w:val="24"/>
          <w:szCs w:val="24"/>
        </w:rPr>
      </w:pPr>
      <w:r w:rsidRPr="00B645FC">
        <w:rPr>
          <w:rFonts w:eastAsiaTheme="minorHAnsi" w:cstheme="minorBidi"/>
          <w:sz w:val="24"/>
          <w:szCs w:val="24"/>
        </w:rPr>
        <w:t xml:space="preserve">This callback function </w:t>
      </w:r>
      <w:r>
        <w:rPr>
          <w:rFonts w:eastAsiaTheme="minorHAnsi" w:cstheme="minorBidi"/>
          <w:sz w:val="24"/>
          <w:szCs w:val="24"/>
        </w:rPr>
        <w:t>set the scan response data or advertisement data.</w:t>
      </w:r>
    </w:p>
    <w:p w14:paraId="0D8DAF80" w14:textId="5D6C0408" w:rsidR="009C6BF3" w:rsidRDefault="42A32E18" w:rsidP="16319D4A">
      <w:pPr>
        <w:pStyle w:val="Heading1"/>
      </w:pPr>
      <w:bookmarkStart w:id="57" w:name="_Toc1881797245"/>
      <w:bookmarkStart w:id="58" w:name="_Toc773549789"/>
      <w:bookmarkEnd w:id="53"/>
      <w:bookmarkEnd w:id="54"/>
      <w:r>
        <w:lastRenderedPageBreak/>
        <w:t>A</w:t>
      </w:r>
      <w:r w:rsidR="3DC29E38">
        <w:t>ppendix</w:t>
      </w:r>
      <w:bookmarkEnd w:id="57"/>
      <w:bookmarkEnd w:id="58"/>
    </w:p>
    <w:p w14:paraId="32727F3A" w14:textId="31005FA3" w:rsidR="006745D2" w:rsidRPr="00D1372B" w:rsidRDefault="006745D2" w:rsidP="16319D4A">
      <w:pPr>
        <w:rPr>
          <w:lang w:val="en-GB"/>
        </w:rPr>
      </w:pPr>
    </w:p>
    <w:p w14:paraId="0E798923" w14:textId="13EFF042" w:rsidR="00340435" w:rsidRDefault="00340435" w:rsidP="00044A0E">
      <w:pPr>
        <w:pStyle w:val="Heading3"/>
        <w:numPr>
          <w:ilvl w:val="0"/>
          <w:numId w:val="0"/>
        </w:numPr>
        <w:ind w:left="1134" w:hanging="1134"/>
        <w:rPr>
          <w:rFonts w:cs="Calibri"/>
        </w:rPr>
      </w:pPr>
    </w:p>
    <w:p w14:paraId="2ACEA21B" w14:textId="77777777" w:rsidR="00044A0E" w:rsidRDefault="00044A0E" w:rsidP="00044A0E">
      <w:pPr>
        <w:rPr>
          <w:lang w:val="en-GB"/>
        </w:rPr>
      </w:pPr>
    </w:p>
    <w:p w14:paraId="752D4DE1" w14:textId="77777777" w:rsidR="00044A0E" w:rsidRPr="00044A0E" w:rsidRDefault="00044A0E" w:rsidP="00044A0E">
      <w:pPr>
        <w:rPr>
          <w:lang w:val="en-GB"/>
        </w:rPr>
      </w:pPr>
    </w:p>
    <w:p w14:paraId="678EC98C" w14:textId="77777777" w:rsidR="00340435" w:rsidRPr="00744F0C" w:rsidRDefault="00340435" w:rsidP="00340435">
      <w:pPr>
        <w:rPr>
          <w:rFonts w:ascii="Calibri" w:hAnsi="Calibri" w:cs="Calibri"/>
          <w:lang w:val="en-GB"/>
        </w:rPr>
      </w:pPr>
    </w:p>
    <w:bookmarkEnd w:id="14"/>
    <w:bookmarkEnd w:id="15"/>
    <w:p w14:paraId="67B28F56" w14:textId="3CE41F5C" w:rsidR="007B0D48" w:rsidRDefault="007B0D48" w:rsidP="007B0D48">
      <w:pPr>
        <w:tabs>
          <w:tab w:val="left" w:pos="7040"/>
        </w:tabs>
        <w:rPr>
          <w:rFonts w:ascii="Calibri" w:hAnsi="Calibri" w:cs="Calibri"/>
          <w:lang w:val="fr-FR"/>
        </w:rPr>
      </w:pPr>
    </w:p>
    <w:p w14:paraId="6BD6E4C9" w14:textId="78457D27" w:rsidR="007B0D48" w:rsidRPr="007B0D48" w:rsidRDefault="007B0D48" w:rsidP="007B0D48">
      <w:pPr>
        <w:tabs>
          <w:tab w:val="left" w:pos="7040"/>
        </w:tabs>
        <w:rPr>
          <w:rFonts w:ascii="Calibri" w:hAnsi="Calibri" w:cs="Calibri"/>
          <w:lang w:val="fr-FR"/>
        </w:rPr>
        <w:sectPr w:rsidR="007B0D48" w:rsidRPr="007B0D48" w:rsidSect="00647F24">
          <w:headerReference w:type="default" r:id="rId27"/>
          <w:footerReference w:type="default" r:id="rId28"/>
          <w:headerReference w:type="first" r:id="rId29"/>
          <w:pgSz w:w="11909" w:h="16834" w:code="9"/>
          <w:pgMar w:top="1140" w:right="851" w:bottom="1134" w:left="851" w:header="720" w:footer="170" w:gutter="0"/>
          <w:cols w:space="720"/>
          <w:docGrid w:linePitch="360"/>
        </w:sectPr>
      </w:pPr>
      <w:r>
        <w:rPr>
          <w:rFonts w:ascii="Calibri" w:hAnsi="Calibri" w:cs="Calibri"/>
          <w:lang w:val="fr-FR"/>
        </w:rPr>
        <w:tab/>
      </w:r>
    </w:p>
    <w:p w14:paraId="2E13E68F" w14:textId="77777777" w:rsidR="00340435" w:rsidRPr="00744F0C" w:rsidRDefault="00340435" w:rsidP="00340435">
      <w:pPr>
        <w:rPr>
          <w:rFonts w:ascii="Calibri" w:hAnsi="Calibri" w:cs="Calibri"/>
          <w:lang w:val="fr-FR"/>
        </w:rPr>
      </w:pPr>
    </w:p>
    <w:p w14:paraId="4C80D962" w14:textId="77777777" w:rsidR="00340435" w:rsidRPr="00744F0C" w:rsidRDefault="00340435" w:rsidP="00340435">
      <w:pPr>
        <w:rPr>
          <w:rFonts w:ascii="Calibri" w:hAnsi="Calibri" w:cs="Calibri"/>
          <w:lang w:val="fr-FR"/>
        </w:rPr>
      </w:pPr>
    </w:p>
    <w:p w14:paraId="062071DA" w14:textId="77777777" w:rsidR="00340435" w:rsidRPr="00744F0C" w:rsidRDefault="00340435" w:rsidP="00340435">
      <w:pPr>
        <w:rPr>
          <w:rFonts w:ascii="Calibri" w:hAnsi="Calibri" w:cs="Calibri"/>
          <w:lang w:val="fr-FR"/>
        </w:rPr>
      </w:pPr>
    </w:p>
    <w:p w14:paraId="25BC653B" w14:textId="77777777" w:rsidR="00340435" w:rsidRPr="00744F0C" w:rsidRDefault="00340435" w:rsidP="00340435">
      <w:pPr>
        <w:rPr>
          <w:rFonts w:ascii="Calibri" w:hAnsi="Calibri" w:cs="Calibri"/>
          <w:lang w:val="fr-FR"/>
        </w:rPr>
      </w:pPr>
    </w:p>
    <w:p w14:paraId="47844247" w14:textId="77777777" w:rsidR="00340435" w:rsidRPr="00744F0C" w:rsidRDefault="00340435" w:rsidP="00340435">
      <w:pPr>
        <w:rPr>
          <w:rFonts w:ascii="Calibri" w:hAnsi="Calibri" w:cs="Calibri"/>
          <w:lang w:val="fr-FR"/>
        </w:rPr>
      </w:pPr>
    </w:p>
    <w:p w14:paraId="37EF8053" w14:textId="77777777" w:rsidR="00340435" w:rsidRPr="00744F0C" w:rsidRDefault="00340435" w:rsidP="00340435">
      <w:pPr>
        <w:rPr>
          <w:rFonts w:ascii="Calibri" w:hAnsi="Calibri" w:cs="Calibri"/>
          <w:lang w:val="fr-FR"/>
        </w:rPr>
      </w:pPr>
    </w:p>
    <w:p w14:paraId="7A1AC485" w14:textId="77777777" w:rsidR="00340435" w:rsidRPr="00744F0C" w:rsidRDefault="00340435" w:rsidP="00340435">
      <w:pPr>
        <w:rPr>
          <w:rFonts w:ascii="Calibri" w:hAnsi="Calibri" w:cs="Calibri"/>
          <w:lang w:val="fr-FR"/>
        </w:rPr>
      </w:pPr>
    </w:p>
    <w:p w14:paraId="6FF21062" w14:textId="77777777" w:rsidR="00340435" w:rsidRPr="00744F0C" w:rsidRDefault="00340435" w:rsidP="00340435">
      <w:pPr>
        <w:rPr>
          <w:rFonts w:ascii="Calibri" w:hAnsi="Calibri" w:cs="Calibri"/>
          <w:lang w:val="fr-FR"/>
        </w:rPr>
      </w:pPr>
    </w:p>
    <w:p w14:paraId="346B795C" w14:textId="77777777" w:rsidR="00340435" w:rsidRPr="00744F0C" w:rsidRDefault="00340435" w:rsidP="00340435">
      <w:pPr>
        <w:rPr>
          <w:rFonts w:ascii="Calibri" w:hAnsi="Calibri" w:cs="Calibri"/>
          <w:lang w:val="fr-FR"/>
        </w:rPr>
      </w:pPr>
    </w:p>
    <w:p w14:paraId="1A1B9EB5" w14:textId="77777777" w:rsidR="00340435" w:rsidRPr="00744F0C" w:rsidRDefault="00340435" w:rsidP="00340435">
      <w:pPr>
        <w:rPr>
          <w:rFonts w:ascii="Calibri" w:hAnsi="Calibri" w:cs="Calibri"/>
          <w:lang w:val="fr-FR"/>
        </w:rPr>
      </w:pPr>
    </w:p>
    <w:p w14:paraId="30A448E4" w14:textId="77777777" w:rsidR="00340435" w:rsidRPr="00744F0C" w:rsidRDefault="00340435" w:rsidP="00340435">
      <w:pPr>
        <w:rPr>
          <w:rFonts w:ascii="Calibri" w:hAnsi="Calibri" w:cs="Calibri"/>
          <w:lang w:val="fr-FR"/>
        </w:rPr>
      </w:pPr>
    </w:p>
    <w:p w14:paraId="298D2314" w14:textId="77777777" w:rsidR="00340435" w:rsidRPr="00744F0C" w:rsidRDefault="00340435" w:rsidP="00340435">
      <w:pPr>
        <w:rPr>
          <w:rFonts w:ascii="Calibri" w:hAnsi="Calibri" w:cs="Calibri"/>
          <w:lang w:val="fr-FR"/>
        </w:rPr>
      </w:pPr>
    </w:p>
    <w:p w14:paraId="26877E59" w14:textId="77777777" w:rsidR="00340435" w:rsidRPr="00744F0C" w:rsidRDefault="00340435" w:rsidP="00340435">
      <w:pPr>
        <w:rPr>
          <w:rFonts w:ascii="Calibri" w:hAnsi="Calibri" w:cs="Calibri"/>
          <w:lang w:val="fr-FR"/>
        </w:rPr>
      </w:pPr>
    </w:p>
    <w:p w14:paraId="3706EC22" w14:textId="77777777" w:rsidR="00340435" w:rsidRPr="00744F0C" w:rsidRDefault="00340435" w:rsidP="00340435">
      <w:pPr>
        <w:rPr>
          <w:rFonts w:ascii="Calibri" w:hAnsi="Calibri" w:cs="Calibri"/>
          <w:lang w:val="fr-FR"/>
        </w:rPr>
      </w:pPr>
    </w:p>
    <w:p w14:paraId="1F9D98FD" w14:textId="77777777" w:rsidR="00340435" w:rsidRPr="00744F0C" w:rsidRDefault="00340435" w:rsidP="00340435">
      <w:pPr>
        <w:pStyle w:val="BoilerplateHead"/>
        <w:rPr>
          <w:rFonts w:ascii="Calibri" w:hAnsi="Calibri" w:cs="Calibri"/>
        </w:rPr>
      </w:pPr>
      <w:r w:rsidRPr="00744F0C">
        <w:rPr>
          <w:rFonts w:ascii="Calibri" w:hAnsi="Calibri" w:cs="Calibri"/>
        </w:rPr>
        <w:t>About Capgemini</w:t>
      </w:r>
    </w:p>
    <w:p w14:paraId="7C02E412" w14:textId="77777777" w:rsidR="00340435" w:rsidRPr="00744F0C" w:rsidRDefault="00340435" w:rsidP="00340435">
      <w:pPr>
        <w:pStyle w:val="Boilerplatetext1"/>
        <w:ind w:left="1560" w:right="2836"/>
        <w:rPr>
          <w:rFonts w:ascii="Calibri" w:hAnsi="Calibri" w:cs="Calibri"/>
          <w:lang w:val="en-US"/>
        </w:rPr>
      </w:pPr>
      <w:r w:rsidRPr="00744F0C">
        <w:rPr>
          <w:rFonts w:ascii="Calibri" w:hAnsi="Calibri" w:cs="Calibri"/>
        </w:rPr>
        <w:t xml:space="preserve">Capgemini is a global leader in partnering with companies to transform and manage their business by harnessing the power of technology. The Group is guided everyday by its purpose of unleashing human energy through technology for an inclusive and sustainable future. It is a responsible and diverse organization of over 325,000 team members more than fifty countries. With its strong 55-year heritage and deep industry expertise, Capgemini is trusted by its clients to address the entire breadth of their business needs, from strategy and design to operations, </w:t>
      </w:r>
      <w:r w:rsidRPr="00744F0C">
        <w:rPr>
          <w:rFonts w:ascii="Calibri" w:hAnsi="Calibri" w:cs="Calibri"/>
          <w:lang w:val="en-US"/>
        </w:rPr>
        <w:t>fueled</w:t>
      </w:r>
      <w:r w:rsidRPr="00744F0C">
        <w:rPr>
          <w:rFonts w:ascii="Calibri" w:hAnsi="Calibri" w:cs="Calibri"/>
        </w:rPr>
        <w:t xml:space="preserve"> by the fast evolving and innovative world of cloud, data, AI, connectivity, software, digital </w:t>
      </w:r>
      <w:proofErr w:type="gramStart"/>
      <w:r w:rsidRPr="00744F0C">
        <w:rPr>
          <w:rFonts w:ascii="Calibri" w:hAnsi="Calibri" w:cs="Calibri"/>
        </w:rPr>
        <w:t>engineering</w:t>
      </w:r>
      <w:proofErr w:type="gramEnd"/>
      <w:r w:rsidRPr="00744F0C">
        <w:rPr>
          <w:rFonts w:ascii="Calibri" w:hAnsi="Calibri" w:cs="Calibri"/>
        </w:rPr>
        <w:t xml:space="preserve"> and platforms. The Group reported in 2021 global revenues of €18 billion.</w:t>
      </w:r>
    </w:p>
    <w:p w14:paraId="15F46F4B" w14:textId="77777777" w:rsidR="00340435" w:rsidRPr="00744F0C" w:rsidRDefault="00340435" w:rsidP="00340435">
      <w:pPr>
        <w:pStyle w:val="Boilerplatetext1"/>
        <w:ind w:left="1560" w:right="2836"/>
        <w:rPr>
          <w:rFonts w:ascii="Calibri" w:hAnsi="Calibri" w:cs="Calibri"/>
          <w:color w:val="12ABDB" w:themeColor="accent2"/>
        </w:rPr>
      </w:pPr>
      <w:r w:rsidRPr="00744F0C">
        <w:rPr>
          <w:rFonts w:ascii="Calibri" w:hAnsi="Calibri" w:cs="Calibri"/>
        </w:rPr>
        <w:t>Get the Future You Want | </w:t>
      </w:r>
      <w:hyperlink r:id="rId30" w:history="1">
        <w:r w:rsidRPr="00744F0C">
          <w:rPr>
            <w:rStyle w:val="Hyperlink"/>
            <w:rFonts w:ascii="Calibri" w:hAnsi="Calibri" w:cs="Calibri"/>
            <w:color w:val="12ABDB" w:themeColor="accent2"/>
            <w:sz w:val="16"/>
          </w:rPr>
          <w:t>www.capgemini.com</w:t>
        </w:r>
      </w:hyperlink>
    </w:p>
    <w:p w14:paraId="5D5E4153" w14:textId="77777777" w:rsidR="00340435" w:rsidRPr="00744F0C" w:rsidRDefault="00340435" w:rsidP="00340435">
      <w:pPr>
        <w:rPr>
          <w:rFonts w:ascii="Calibri" w:hAnsi="Calibri" w:cs="Calibri"/>
          <w:color w:val="12ABDB" w:themeColor="accent2"/>
          <w:sz w:val="16"/>
          <w:szCs w:val="16"/>
          <w:lang w:val="en-GB"/>
        </w:rPr>
      </w:pPr>
    </w:p>
    <w:p w14:paraId="03FCE605" w14:textId="77777777" w:rsidR="00340435" w:rsidRPr="00744F0C" w:rsidRDefault="00340435" w:rsidP="00340435">
      <w:pPr>
        <w:rPr>
          <w:rFonts w:ascii="Calibri" w:hAnsi="Calibri" w:cs="Calibri"/>
          <w:color w:val="FFFFFF" w:themeColor="background1"/>
          <w:sz w:val="16"/>
          <w:szCs w:val="16"/>
          <w:lang w:val="en-GB"/>
        </w:rPr>
      </w:pPr>
    </w:p>
    <w:p w14:paraId="181111A1" w14:textId="77777777" w:rsidR="00340435" w:rsidRPr="00744F0C" w:rsidRDefault="00340435" w:rsidP="00340435">
      <w:pPr>
        <w:rPr>
          <w:rFonts w:ascii="Calibri" w:hAnsi="Calibri" w:cs="Calibri"/>
          <w:lang w:val="en-GB"/>
        </w:rPr>
      </w:pPr>
    </w:p>
    <w:p w14:paraId="61DE0FB9" w14:textId="77777777" w:rsidR="00340435" w:rsidRPr="00744F0C" w:rsidRDefault="00340435" w:rsidP="00340435">
      <w:pPr>
        <w:rPr>
          <w:rFonts w:ascii="Calibri" w:hAnsi="Calibri" w:cs="Calibri"/>
          <w:lang w:val="en-GB"/>
        </w:rPr>
      </w:pPr>
    </w:p>
    <w:p w14:paraId="1F0E1BED" w14:textId="77777777" w:rsidR="00340435" w:rsidRPr="00744F0C" w:rsidRDefault="00340435" w:rsidP="00340435">
      <w:pPr>
        <w:rPr>
          <w:rFonts w:ascii="Calibri" w:hAnsi="Calibri" w:cs="Calibri"/>
          <w:lang w:val="en-GB"/>
        </w:rPr>
      </w:pPr>
    </w:p>
    <w:p w14:paraId="7B522644" w14:textId="77777777" w:rsidR="00340435" w:rsidRPr="00744F0C" w:rsidRDefault="00340435" w:rsidP="00340435">
      <w:pPr>
        <w:rPr>
          <w:rFonts w:ascii="Calibri" w:hAnsi="Calibri" w:cs="Calibri"/>
          <w:lang w:val="en-GB"/>
        </w:rPr>
      </w:pPr>
      <w:r w:rsidRPr="00744F0C">
        <w:rPr>
          <w:rFonts w:ascii="Calibri" w:hAnsi="Calibri" w:cs="Calibri"/>
          <w:noProof/>
          <w:color w:val="2B579A"/>
          <w:shd w:val="clear" w:color="auto" w:fill="E6E6E6"/>
        </w:rPr>
        <mc:AlternateContent>
          <mc:Choice Requires="wpg">
            <w:drawing>
              <wp:anchor distT="0" distB="0" distL="114300" distR="114300" simplePos="0" relativeHeight="251658243" behindDoc="0" locked="0" layoutInCell="1" allowOverlap="1" wp14:anchorId="21F9B87C" wp14:editId="04272F96">
                <wp:simplePos x="0" y="0"/>
                <wp:positionH relativeFrom="margin">
                  <wp:align>left</wp:align>
                </wp:positionH>
                <wp:positionV relativeFrom="page">
                  <wp:posOffset>8619739</wp:posOffset>
                </wp:positionV>
                <wp:extent cx="1866265" cy="332740"/>
                <wp:effectExtent l="0" t="0" r="635" b="0"/>
                <wp:wrapNone/>
                <wp:docPr id="21" name="Group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866265" cy="332740"/>
                          <a:chOff x="7466" y="0"/>
                          <a:chExt cx="1866702" cy="333195"/>
                        </a:xfrm>
                      </wpg:grpSpPr>
                      <pic:pic xmlns:pic="http://schemas.openxmlformats.org/drawingml/2006/picture">
                        <pic:nvPicPr>
                          <pic:cNvPr id="24" name="Picture 24" descr="D:\My Work\Template\Icons\Social Media\LinkedIN.png">
                            <a:hlinkClick r:id="rId31"/>
                          </pic:cNvPr>
                          <pic:cNvPicPr>
                            <a:picLocks noChangeAspect="1" noChangeArrowheads="1"/>
                          </pic:cNvPicPr>
                        </pic:nvPicPr>
                        <pic:blipFill>
                          <a:blip r:embed="rId32" cstate="print">
                            <a:extLst>
                              <a:ext uri="{BEBA8EAE-BF5A-486C-A8C5-ECC9F3942E4B}">
                                <a14:imgProps xmlns:a14="http://schemas.microsoft.com/office/drawing/2010/main">
                                  <a14:imgLayer r:embed="rId33">
                                    <a14:imgEffect>
                                      <a14:brightnessContrast bright="-40000" contrast="-40000"/>
                                    </a14:imgEffect>
                                  </a14:imgLayer>
                                </a14:imgProps>
                              </a:ext>
                            </a:extLst>
                          </a:blip>
                          <a:srcRect/>
                          <a:stretch>
                            <a:fillRect/>
                          </a:stretch>
                        </pic:blipFill>
                        <pic:spPr bwMode="auto">
                          <a:xfrm>
                            <a:off x="390843" y="0"/>
                            <a:ext cx="333195" cy="333195"/>
                          </a:xfrm>
                          <a:prstGeom prst="rect">
                            <a:avLst/>
                          </a:prstGeom>
                          <a:noFill/>
                        </pic:spPr>
                      </pic:pic>
                      <pic:pic xmlns:pic="http://schemas.openxmlformats.org/drawingml/2006/picture">
                        <pic:nvPicPr>
                          <pic:cNvPr id="25" name="Picture 25" descr="D:\My Work\Template\Icons\Social Media\SlideShare.png">
                            <a:hlinkClick r:id="rId34"/>
                          </pic:cNvPr>
                          <pic:cNvPicPr>
                            <a:picLocks noChangeAspect="1" noChangeArrowheads="1"/>
                          </pic:cNvPicPr>
                        </pic:nvPicPr>
                        <pic:blipFill>
                          <a:blip r:embed="rId35" cstate="print">
                            <a:extLst>
                              <a:ext uri="{BEBA8EAE-BF5A-486C-A8C5-ECC9F3942E4B}">
                                <a14:imgProps xmlns:a14="http://schemas.microsoft.com/office/drawing/2010/main">
                                  <a14:imgLayer r:embed="rId36">
                                    <a14:imgEffect>
                                      <a14:brightnessContrast bright="-40000" contrast="-40000"/>
                                    </a14:imgEffect>
                                  </a14:imgLayer>
                                </a14:imgProps>
                              </a:ext>
                            </a:extLst>
                          </a:blip>
                          <a:srcRect/>
                          <a:stretch>
                            <a:fillRect/>
                          </a:stretch>
                        </pic:blipFill>
                        <pic:spPr bwMode="auto">
                          <a:xfrm>
                            <a:off x="774220" y="0"/>
                            <a:ext cx="333195" cy="333195"/>
                          </a:xfrm>
                          <a:prstGeom prst="rect">
                            <a:avLst/>
                          </a:prstGeom>
                          <a:noFill/>
                        </pic:spPr>
                      </pic:pic>
                      <pic:pic xmlns:pic="http://schemas.openxmlformats.org/drawingml/2006/picture">
                        <pic:nvPicPr>
                          <pic:cNvPr id="30" name="Picture 30" descr="D:\My Work\Template\Icons\Social Media\Twitter.png">
                            <a:hlinkClick r:id="rId37"/>
                          </pic:cNvPr>
                          <pic:cNvPicPr>
                            <a:picLocks noChangeAspect="1" noChangeArrowheads="1"/>
                          </pic:cNvPicPr>
                        </pic:nvPicPr>
                        <pic:blipFill>
                          <a:blip r:embed="rId38" cstate="print">
                            <a:extLst>
                              <a:ext uri="{BEBA8EAE-BF5A-486C-A8C5-ECC9F3942E4B}">
                                <a14:imgProps xmlns:a14="http://schemas.microsoft.com/office/drawing/2010/main">
                                  <a14:imgLayer r:embed="rId39">
                                    <a14:imgEffect>
                                      <a14:brightnessContrast bright="-40000" contrast="-40000"/>
                                    </a14:imgEffect>
                                  </a14:imgLayer>
                                </a14:imgProps>
                              </a:ext>
                            </a:extLst>
                          </a:blip>
                          <a:srcRect/>
                          <a:stretch>
                            <a:fillRect/>
                          </a:stretch>
                        </pic:blipFill>
                        <pic:spPr bwMode="auto">
                          <a:xfrm>
                            <a:off x="1157597" y="0"/>
                            <a:ext cx="333195" cy="333195"/>
                          </a:xfrm>
                          <a:prstGeom prst="rect">
                            <a:avLst/>
                          </a:prstGeom>
                          <a:noFill/>
                        </pic:spPr>
                      </pic:pic>
                      <pic:pic xmlns:pic="http://schemas.openxmlformats.org/drawingml/2006/picture">
                        <pic:nvPicPr>
                          <pic:cNvPr id="31" name="Picture 31" descr="D:\My Work\Template\Icons\Social Media\YouTube.png">
                            <a:hlinkClick r:id="rId40"/>
                          </pic:cNvPr>
                          <pic:cNvPicPr>
                            <a:picLocks noChangeAspect="1" noChangeArrowheads="1"/>
                          </pic:cNvPicPr>
                        </pic:nvPicPr>
                        <pic:blipFill>
                          <a:blip r:embed="rId41" cstate="print">
                            <a:extLst>
                              <a:ext uri="{BEBA8EAE-BF5A-486C-A8C5-ECC9F3942E4B}">
                                <a14:imgProps xmlns:a14="http://schemas.microsoft.com/office/drawing/2010/main">
                                  <a14:imgLayer r:embed="rId42">
                                    <a14:imgEffect>
                                      <a14:brightnessContrast bright="-40000" contrast="-40000"/>
                                    </a14:imgEffect>
                                  </a14:imgLayer>
                                </a14:imgProps>
                              </a:ext>
                            </a:extLst>
                          </a:blip>
                          <a:srcRect/>
                          <a:stretch>
                            <a:fillRect/>
                          </a:stretch>
                        </pic:blipFill>
                        <pic:spPr bwMode="auto">
                          <a:xfrm>
                            <a:off x="1540973" y="0"/>
                            <a:ext cx="333195" cy="333195"/>
                          </a:xfrm>
                          <a:prstGeom prst="rect">
                            <a:avLst/>
                          </a:prstGeom>
                          <a:noFill/>
                        </pic:spPr>
                      </pic:pic>
                      <pic:pic xmlns:pic="http://schemas.openxmlformats.org/drawingml/2006/picture">
                        <pic:nvPicPr>
                          <pic:cNvPr id="256" name="Picture 256" descr="D:\My Work\Template\Icons\Social Media\Facebook.png">
                            <a:hlinkClick r:id="rId43"/>
                          </pic:cNvPr>
                          <pic:cNvPicPr>
                            <a:picLocks noChangeAspect="1" noChangeArrowheads="1"/>
                          </pic:cNvPicPr>
                        </pic:nvPicPr>
                        <pic:blipFill>
                          <a:blip r:embed="rId44" cstate="print">
                            <a:extLst>
                              <a:ext uri="{BEBA8EAE-BF5A-486C-A8C5-ECC9F3942E4B}">
                                <a14:imgProps xmlns:a14="http://schemas.microsoft.com/office/drawing/2010/main">
                                  <a14:imgLayer r:embed="rId45">
                                    <a14:imgEffect>
                                      <a14:brightnessContrast bright="-40000" contrast="-40000"/>
                                    </a14:imgEffect>
                                  </a14:imgLayer>
                                </a14:imgProps>
                              </a:ext>
                            </a:extLst>
                          </a:blip>
                          <a:srcRect/>
                          <a:stretch>
                            <a:fillRect/>
                          </a:stretch>
                        </pic:blipFill>
                        <pic:spPr bwMode="auto">
                          <a:xfrm>
                            <a:off x="7466" y="0"/>
                            <a:ext cx="333195" cy="33319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3D9EA53" id="Group 21" o:spid="_x0000_s1026" alt="&quot;&quot;" style="position:absolute;margin-left:0;margin-top:678.7pt;width:146.95pt;height:26.2pt;z-index:251658243;mso-position-horizontal:left;mso-position-horizontal-relative:margin;mso-position-vertical-relative:page;mso-width-relative:margin;mso-height-relative:margin" coordorigin="74" coordsize="18667,333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href="http://www.linkedin.com/company/capgemini" style="position:absolute;left:3908;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" o:button="t">
                  <v:fill o:detectmouseclick="t"/>
                  <v:imagedata r:id="rId46" o:title="LinkedIN"/>
                </v:shape>
                <v:shape id="Picture 25" o:spid="_x0000_s1028" type="#_x0000_t75" href="http://www.slideshare.net/capgemini" style="position:absolute;left:7742;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" o:button="t">
                  <v:fill o:detectmouseclick="t"/>
                  <v:imagedata r:id="rId47" o:title="SlideShare"/>
                </v:shape>
                <v:shape id="Picture 30" o:spid="_x0000_s1029" type="#_x0000_t75" href="http://www.twitter.com/capgemini" style="position:absolute;left:11575;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" o:button="t">
                  <v:fill o:detectmouseclick="t"/>
                  <v:imagedata r:id="rId48" o:title="Twitter"/>
                </v:shape>
                <v:shape id="Picture 31" o:spid="_x0000_s1030" type="#_x0000_t75" href="http://www.youtube.com/capgeminimedia" style="position:absolute;left:15409;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" o:button="t">
                  <v:fill o:detectmouseclick="t"/>
                  <v:imagedata r:id="rId49" o:title="YouTube"/>
                </v:shape>
                <v:shape id="Picture 256" o:spid="_x0000_s1031" type="#_x0000_t75" href="http://www.facebook.com/capgemini" style="position:absolute;left:74;width:3332;height:3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" o:button="t">
                  <v:fill o:detectmouseclick="t"/>
                  <v:imagedata r:id="rId50" o:title="Facebook"/>
                </v:shape>
                <w10:wrap anchorx="margin" anchory="page"/>
              </v:group>
            </w:pict>
          </mc:Fallback>
        </mc:AlternateContent>
      </w:r>
    </w:p>
    <w:p w14:paraId="1992F05F" w14:textId="77777777" w:rsidR="00340435" w:rsidRPr="00744F0C" w:rsidRDefault="00340435" w:rsidP="00340435">
      <w:pPr>
        <w:rPr>
          <w:rFonts w:ascii="Calibri" w:hAnsi="Calibri" w:cs="Calibri"/>
          <w:lang w:val="en-GB"/>
        </w:rPr>
      </w:pPr>
    </w:p>
    <w:p w14:paraId="351C351E" w14:textId="77777777" w:rsidR="00340435" w:rsidRPr="00744F0C" w:rsidRDefault="00340435" w:rsidP="00340435">
      <w:pPr>
        <w:rPr>
          <w:rFonts w:ascii="Calibri" w:hAnsi="Calibri" w:cs="Calibri"/>
          <w:lang w:val="en-GB"/>
        </w:rPr>
      </w:pPr>
      <w:r w:rsidRPr="00744F0C">
        <w:rPr>
          <w:rFonts w:ascii="Calibri" w:hAnsi="Calibri" w:cs="Calibri"/>
          <w:noProof/>
          <w:color w:val="2B579A"/>
          <w:shd w:val="clear" w:color="auto" w:fill="E6E6E6"/>
        </w:rPr>
        <mc:AlternateContent>
          <mc:Choice Requires="wps">
            <w:drawing>
              <wp:anchor distT="0" distB="0" distL="114300" distR="114300" simplePos="0" relativeHeight="251658242" behindDoc="0" locked="0" layoutInCell="1" allowOverlap="1" wp14:anchorId="6E594C5B" wp14:editId="72D3281B">
                <wp:simplePos x="0" y="0"/>
                <wp:positionH relativeFrom="margin">
                  <wp:align>left</wp:align>
                </wp:positionH>
                <wp:positionV relativeFrom="page">
                  <wp:posOffset>9158182</wp:posOffset>
                </wp:positionV>
                <wp:extent cx="4854633" cy="554990"/>
                <wp:effectExtent l="0" t="0" r="0" b="0"/>
                <wp:wrapNone/>
                <wp:docPr id="42" name="Rectangle 42"/>
                <wp:cNvGraphicFramePr/>
                <a:graphic xmlns:a="http://schemas.openxmlformats.org/drawingml/2006/main">
                  <a:graphicData uri="http://schemas.microsoft.com/office/word/2010/wordprocessingShape">
                    <wps:wsp>
                      <wps:cNvSpPr/>
                      <wps:spPr>
                        <a:xfrm>
                          <a:off x="0" y="0"/>
                          <a:ext cx="4854633" cy="554990"/>
                        </a:xfrm>
                        <a:prstGeom prst="rect">
                          <a:avLst/>
                        </a:prstGeom>
                      </wps:spPr>
                      <wps:txbx>
                        <w:txbxContent>
                          <w:p w14:paraId="1FACDB30" w14:textId="77777777" w:rsidR="00340435" w:rsidRPr="00FB1960" w:rsidRDefault="00340435" w:rsidP="00340435">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4561933C" w14:textId="77777777" w:rsidR="00340435" w:rsidRPr="00903161" w:rsidRDefault="00B93F68" w:rsidP="00340435">
                            <w:pPr>
                              <w:pStyle w:val="CopyrightExtraLine"/>
                              <w:spacing w:line="276" w:lineRule="auto"/>
                              <w:rPr>
                                <w:b w:val="0"/>
                                <w:sz w:val="24"/>
                              </w:rPr>
                            </w:pPr>
                            <w:sdt>
                              <w:sdtPr>
                                <w:rPr>
                                  <w:rStyle w:val="FootergreyChar"/>
                                  <w:color w:val="000000" w:themeColor="text1"/>
                                </w:rPr>
                                <w:alias w:val="Classification"/>
                                <w:tag w:val="Classification"/>
                                <w:id w:val="1019437086"/>
                                <w:dropDownList>
                                  <w:listItem w:displayText="Choose an item." w:value="Choose an item."/>
                                  <w:listItem w:displayText="Public. " w:value="Public. "/>
                                  <w:listItem w:displayText="Company Confidential. " w:value="Company Confidential. "/>
                                  <w:listItem w:displayText="Company Restricted. " w:value="Company Restricted. "/>
                                  <w:listItem w:displayText="Company Sensitive. " w:value="Company Sensitive. "/>
                                </w:dropDownList>
                              </w:sdtPr>
                              <w:sdtEndPr>
                                <w:rPr>
                                  <w:rStyle w:val="FootergreyChar"/>
                                </w:rPr>
                              </w:sdtEndPr>
                              <w:sdtContent>
                                <w:r w:rsidR="00340435">
                                  <w:rPr>
                                    <w:rStyle w:val="FootergreyChar"/>
                                    <w:color w:val="000000" w:themeColor="text1"/>
                                  </w:rPr>
                                  <w:t>Choose an item.</w:t>
                                </w:r>
                              </w:sdtContent>
                            </w:sdt>
                            <w:r w:rsidR="00340435" w:rsidRPr="00FB1960">
                              <w:rPr>
                                <w:rStyle w:val="FootergreyChar"/>
                                <w:color w:val="000000" w:themeColor="text1"/>
                              </w:rPr>
                              <w:t xml:space="preserve"> </w:t>
                            </w:r>
                            <w:r w:rsidR="00340435" w:rsidRPr="00FB1960">
                              <w:rPr>
                                <w:b w:val="0"/>
                              </w:rPr>
                              <w:t>Copyright © 202</w:t>
                            </w:r>
                            <w:r w:rsidR="00340435">
                              <w:rPr>
                                <w:b w:val="0"/>
                              </w:rPr>
                              <w:t>2</w:t>
                            </w:r>
                            <w:r w:rsidR="00340435" w:rsidRPr="00FB1960">
                              <w:rPr>
                                <w:b w:val="0"/>
                              </w:rPr>
                              <w:t xml:space="preserve"> Capgemini. All rights </w:t>
                            </w:r>
                            <w:r w:rsidR="00340435" w:rsidRPr="00903161">
                              <w:rPr>
                                <w:b w:val="0"/>
                              </w:rPr>
                              <w:t>reserved.</w:t>
                            </w:r>
                          </w:p>
                        </w:txbxContent>
                      </wps:txbx>
                      <wps:bodyPr wrap="square" lIns="0" tIns="0" rIns="0" bIns="0" anchor="b" anchorCtr="0">
                        <a:spAutoFit/>
                      </wps:bodyPr>
                    </wps:wsp>
                  </a:graphicData>
                </a:graphic>
                <wp14:sizeRelH relativeFrom="margin">
                  <wp14:pctWidth>0</wp14:pctWidth>
                </wp14:sizeRelH>
                <wp14:sizeRelV relativeFrom="margin">
                  <wp14:pctHeight>0</wp14:pctHeight>
                </wp14:sizeRelV>
              </wp:anchor>
            </w:drawing>
          </mc:Choice>
          <mc:Fallback>
            <w:pict>
              <v:rect w14:anchorId="6E594C5B" id="Rectangle 42" o:spid="_x0000_s1028" style="position:absolute;margin-left:0;margin-top:721.1pt;width:382.25pt;height:43.7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" filled="f" stroked="f">
                <v:textbox style="mso-fit-shape-to-text:t" inset="0,0,0,0">
                  <w:txbxContent>
                    <w:p w14:paraId="1FACDB30" w14:textId="77777777" w:rsidR="00340435" w:rsidRPr="00FB1960" w:rsidRDefault="00340435" w:rsidP="00340435">
                      <w:pPr>
                        <w:pStyle w:val="CopyrightExtraLine"/>
                        <w:spacing w:line="276" w:lineRule="auto"/>
                        <w:rPr>
                          <w:b w:val="0"/>
                        </w:rPr>
                      </w:pPr>
                      <w:r w:rsidRPr="004A5EB1">
                        <w:rPr>
                          <w:b w:val="0"/>
                        </w:rPr>
                        <w:t xml:space="preserve">This document contains information that may be privileged </w:t>
                      </w:r>
                      <w:r w:rsidRPr="00407C06">
                        <w:rPr>
                          <w:b w:val="0"/>
                        </w:rPr>
                        <w:br/>
                      </w:r>
                      <w:r w:rsidRPr="00FB1960">
                        <w:rPr>
                          <w:b w:val="0"/>
                        </w:rPr>
                        <w:t>or confidential and is the property of the Capgemini Group.</w:t>
                      </w:r>
                    </w:p>
                    <w:p w14:paraId="4561933C" w14:textId="77777777" w:rsidR="00340435" w:rsidRPr="00903161" w:rsidRDefault="00B93F68" w:rsidP="00340435">
                      <w:pPr>
                        <w:pStyle w:val="CopyrightExtraLine"/>
                        <w:spacing w:line="276" w:lineRule="auto"/>
                        <w:rPr>
                          <w:b w:val="0"/>
                          <w:sz w:val="24"/>
                        </w:rPr>
                      </w:pPr>
                      <w:sdt>
                        <w:sdtPr>
                          <w:rPr>
                            <w:rStyle w:val="FootergreyChar"/>
                            <w:color w:val="000000" w:themeColor="text1"/>
                          </w:rPr>
                          <w:alias w:val="Classification"/>
                          <w:tag w:val="Classification"/>
                          <w:id w:val="1019437086"/>
                          <w:dropDownList>
                            <w:listItem w:displayText="Choose an item." w:value="Choose an item."/>
                            <w:listItem w:displayText="Public. " w:value="Public. "/>
                            <w:listItem w:displayText="Company Confidential. " w:value="Company Confidential. "/>
                            <w:listItem w:displayText="Company Restricted. " w:value="Company Restricted. "/>
                            <w:listItem w:displayText="Company Sensitive. " w:value="Company Sensitive. "/>
                          </w:dropDownList>
                        </w:sdtPr>
                        <w:sdtEndPr>
                          <w:rPr>
                            <w:rStyle w:val="FootergreyChar"/>
                          </w:rPr>
                        </w:sdtEndPr>
                        <w:sdtContent>
                          <w:r w:rsidR="00340435">
                            <w:rPr>
                              <w:rStyle w:val="FootergreyChar"/>
                              <w:color w:val="000000" w:themeColor="text1"/>
                            </w:rPr>
                            <w:t>Choose an item.</w:t>
                          </w:r>
                        </w:sdtContent>
                      </w:sdt>
                      <w:r w:rsidR="00340435" w:rsidRPr="00FB1960">
                        <w:rPr>
                          <w:rStyle w:val="FootergreyChar"/>
                          <w:color w:val="000000" w:themeColor="text1"/>
                        </w:rPr>
                        <w:t xml:space="preserve"> </w:t>
                      </w:r>
                      <w:r w:rsidR="00340435" w:rsidRPr="00FB1960">
                        <w:rPr>
                          <w:b w:val="0"/>
                        </w:rPr>
                        <w:t>Copyright © 202</w:t>
                      </w:r>
                      <w:r w:rsidR="00340435">
                        <w:rPr>
                          <w:b w:val="0"/>
                        </w:rPr>
                        <w:t>2</w:t>
                      </w:r>
                      <w:r w:rsidR="00340435" w:rsidRPr="00FB1960">
                        <w:rPr>
                          <w:b w:val="0"/>
                        </w:rPr>
                        <w:t xml:space="preserve"> Capgemini. All rights </w:t>
                      </w:r>
                      <w:r w:rsidR="00340435" w:rsidRPr="00903161">
                        <w:rPr>
                          <w:b w:val="0"/>
                        </w:rPr>
                        <w:t>reserved.</w:t>
                      </w:r>
                    </w:p>
                  </w:txbxContent>
                </v:textbox>
                <w10:wrap anchorx="margin" anchory="page"/>
              </v:rect>
            </w:pict>
          </mc:Fallback>
        </mc:AlternateContent>
      </w:r>
    </w:p>
    <w:p w14:paraId="162E9A1D" w14:textId="77777777" w:rsidR="00340435" w:rsidRPr="00744F0C" w:rsidRDefault="00340435" w:rsidP="00340435">
      <w:pPr>
        <w:rPr>
          <w:rFonts w:ascii="Calibri" w:hAnsi="Calibri" w:cs="Calibri"/>
          <w:lang w:val="en-GB"/>
        </w:rPr>
      </w:pPr>
    </w:p>
    <w:p w14:paraId="14DB18B0" w14:textId="77777777" w:rsidR="00340435" w:rsidRPr="00744F0C" w:rsidRDefault="00340435" w:rsidP="00340435">
      <w:pPr>
        <w:rPr>
          <w:rFonts w:ascii="Calibri" w:hAnsi="Calibri" w:cs="Calibri"/>
          <w:lang w:val="en-GB"/>
        </w:rPr>
      </w:pPr>
    </w:p>
    <w:p w14:paraId="344EDCB9" w14:textId="77777777" w:rsidR="00340435" w:rsidRPr="00744F0C" w:rsidRDefault="00340435" w:rsidP="00340435">
      <w:pPr>
        <w:rPr>
          <w:rFonts w:ascii="Calibri" w:hAnsi="Calibri" w:cs="Calibri"/>
          <w:lang w:val="en-GB"/>
        </w:rPr>
      </w:pPr>
    </w:p>
    <w:p w14:paraId="559C178B" w14:textId="77777777" w:rsidR="00903161" w:rsidRPr="00340435" w:rsidRDefault="00903161" w:rsidP="00340435"/>
    <w:sectPr w:rsidR="00903161" w:rsidRPr="00340435" w:rsidSect="000C6DA8">
      <w:headerReference w:type="first" r:id="rId51"/>
      <w:footerReference w:type="first" r:id="rId52"/>
      <w:pgSz w:w="11909" w:h="16834" w:code="9"/>
      <w:pgMar w:top="1134" w:right="851" w:bottom="1043" w:left="851" w:header="720" w:footer="1021"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hougale, Sachin" w:date="2023-09-15T11:46:00Z" w:initials="CS">
    <w:p w14:paraId="693F4EE9" w14:textId="77777777" w:rsidR="00666659" w:rsidRDefault="00666659" w:rsidP="004042C2">
      <w:pPr>
        <w:pStyle w:val="CommentText"/>
      </w:pPr>
      <w:r>
        <w:rPr>
          <w:rStyle w:val="CommentReference"/>
        </w:rPr>
        <w:annotationRef/>
      </w:r>
      <w:r>
        <w:t>Change project name - add sub heading - mention about gatt bearer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93F4E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EC284" w16cex:dateUtc="2023-09-15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93F4EE9" w16cid:durableId="28AEC2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E92E6" w14:textId="77777777" w:rsidR="002B5A09" w:rsidRDefault="002B5A09" w:rsidP="00E720AA">
      <w:r>
        <w:separator/>
      </w:r>
    </w:p>
  </w:endnote>
  <w:endnote w:type="continuationSeparator" w:id="0">
    <w:p w14:paraId="73EACB61" w14:textId="77777777" w:rsidR="002B5A09" w:rsidRDefault="002B5A09" w:rsidP="00E720AA">
      <w:r>
        <w:continuationSeparator/>
      </w:r>
    </w:p>
  </w:endnote>
  <w:endnote w:type="continuationNotice" w:id="1">
    <w:p w14:paraId="58A78013" w14:textId="77777777" w:rsidR="002B5A09" w:rsidRDefault="002B5A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embedRegular r:id="rId1" w:fontKey="{A88B5F57-72AD-4F8C-824F-4927D4EBF2EB}"/>
    <w:embedBold r:id="rId2" w:fontKey="{41F60C2E-AB2E-42A4-83D9-379B30B1E07C}"/>
    <w:embedItalic r:id="rId3" w:fontKey="{4BC5E867-76EC-4A83-AD2E-F99E6EBC27C1}"/>
    <w:embedBoldItalic r:id="rId4" w:fontKey="{140212E1-0BD5-4878-A9B8-E667DC445F1D}"/>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buntu">
    <w:panose1 w:val="020B0504030602030204"/>
    <w:charset w:val="00"/>
    <w:family w:val="swiss"/>
    <w:pitch w:val="variable"/>
    <w:sig w:usb0="E00002FF" w:usb1="5000205B" w:usb2="00000000" w:usb3="00000000" w:csb0="0000009F" w:csb1="00000000"/>
    <w:embedRegular r:id="rId5" w:fontKey="{22B51874-DAFF-45FF-8AB8-4E5715151A85}"/>
    <w:embedBold r:id="rId6" w:fontKey="{2CAFCA05-710E-4247-B52F-9C9AF099C4F5}"/>
    <w:embedItalic r:id="rId7" w:fontKey="{926983FF-2051-4107-AE29-985E154A1DEB}"/>
  </w:font>
  <w:font w:name="Calibri">
    <w:panose1 w:val="020F0502020204030204"/>
    <w:charset w:val="00"/>
    <w:family w:val="swiss"/>
    <w:pitch w:val="variable"/>
    <w:sig w:usb0="E4002EFF" w:usb1="C000247B" w:usb2="00000009" w:usb3="00000000" w:csb0="000001FF" w:csb1="00000000"/>
    <w:embedRegular r:id="rId8" w:fontKey="{3D97CC74-4DDD-47EA-8E3E-28959EF654DC}"/>
    <w:embedBold r:id="rId9" w:fontKey="{0D2BBCF3-2B98-48FC-B0A7-5165AA738763}"/>
    <w:embedItalic r:id="rId10" w:fontKey="{EF953E77-A945-4CAA-B289-E13AE9160723}"/>
  </w:font>
  <w:font w:name="Ubuntu Medium">
    <w:altName w:val="Calibri"/>
    <w:panose1 w:val="020B0604030602030204"/>
    <w:charset w:val="00"/>
    <w:family w:val="swiss"/>
    <w:pitch w:val="variable"/>
    <w:sig w:usb0="00000003" w:usb1="00000000" w:usb2="00000000" w:usb3="00000000" w:csb0="00000001" w:csb1="00000000"/>
    <w:embedRegular r:id="rId11" w:subsetted="1" w:fontKey="{2B4FC74E-09FE-42D1-928E-56EBFC24E887}"/>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venir Next LT Pro Light">
    <w:charset w:val="00"/>
    <w:family w:val="swiss"/>
    <w:pitch w:val="variable"/>
    <w:sig w:usb0="A00000EF" w:usb1="5000204B" w:usb2="00000000" w:usb3="00000000" w:csb0="00000093" w:csb1="00000000"/>
    <w:embedRegular r:id="rId12" w:subsetted="1" w:fontKey="{304BAE1D-A42A-46A1-B24E-D12434F7D4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B49D5" w14:textId="77777777" w:rsidR="004C20FA" w:rsidRDefault="004C20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1299B" w14:textId="77777777" w:rsidR="004C20FA" w:rsidRDefault="004C20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2E00F" w14:textId="77777777" w:rsidR="004C20FA" w:rsidRDefault="004C20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0039506"/>
      <w:docPartObj>
        <w:docPartGallery w:val="Page Numbers (Bottom of Page)"/>
        <w:docPartUnique/>
      </w:docPartObj>
    </w:sdtPr>
    <w:sdtEndPr>
      <w:rPr>
        <w:noProof/>
      </w:rPr>
    </w:sdtEndPr>
    <w:sdtContent>
      <w:p w14:paraId="4D0E9602" w14:textId="32E5F55F" w:rsidR="000634FB" w:rsidRDefault="000634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408260" w14:textId="77777777" w:rsidR="00340435" w:rsidRDefault="00340435" w:rsidP="00E720A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2C9E4" w14:textId="77777777" w:rsidR="005F6F4D" w:rsidRPr="0083015C" w:rsidRDefault="005F6F4D" w:rsidP="0083015C">
    <w:pPr>
      <w:pStyle w:val="Footer"/>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5CD36" w14:textId="77777777" w:rsidR="002B5A09" w:rsidRDefault="002B5A09" w:rsidP="00E720AA">
      <w:r>
        <w:separator/>
      </w:r>
    </w:p>
  </w:footnote>
  <w:footnote w:type="continuationSeparator" w:id="0">
    <w:p w14:paraId="1E227CC5" w14:textId="77777777" w:rsidR="002B5A09" w:rsidRDefault="002B5A09" w:rsidP="00E720AA">
      <w:r>
        <w:continuationSeparator/>
      </w:r>
    </w:p>
  </w:footnote>
  <w:footnote w:type="continuationNotice" w:id="1">
    <w:p w14:paraId="60D0C4C9" w14:textId="77777777" w:rsidR="002B5A09" w:rsidRDefault="002B5A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6AB94" w14:textId="77777777" w:rsidR="004C20FA" w:rsidRDefault="004C20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CellMar>
        <w:left w:w="0" w:type="dxa"/>
        <w:right w:w="0" w:type="dxa"/>
      </w:tblCellMar>
      <w:tblLook w:val="04A0" w:firstRow="1" w:lastRow="0" w:firstColumn="1" w:lastColumn="0" w:noHBand="0" w:noVBand="1"/>
    </w:tblPr>
    <w:tblGrid>
      <w:gridCol w:w="3544"/>
      <w:gridCol w:w="2532"/>
      <w:gridCol w:w="4131"/>
    </w:tblGrid>
    <w:tr w:rsidR="00340435" w:rsidRPr="005F63DD" w14:paraId="23D9FEAD" w14:textId="77777777" w:rsidTr="00400A5F">
      <w:trPr>
        <w:trHeight w:val="936"/>
      </w:trPr>
      <w:tc>
        <w:tcPr>
          <w:tcW w:w="3544" w:type="dxa"/>
          <w:vAlign w:val="center"/>
        </w:tcPr>
        <w:p w14:paraId="29B68720" w14:textId="77777777" w:rsidR="00340435" w:rsidRPr="005F63DD" w:rsidRDefault="00340435" w:rsidP="00E720AA"/>
      </w:tc>
      <w:tc>
        <w:tcPr>
          <w:tcW w:w="2532" w:type="dxa"/>
        </w:tcPr>
        <w:p w14:paraId="5A6A9F14" w14:textId="77777777" w:rsidR="00340435" w:rsidRPr="004021F0" w:rsidRDefault="00340435" w:rsidP="005D2AF5">
          <w:pPr>
            <w:pStyle w:val="Cover-Sector"/>
            <w:spacing w:after="0"/>
            <w:rPr>
              <w:noProof/>
            </w:rPr>
          </w:pPr>
        </w:p>
      </w:tc>
      <w:tc>
        <w:tcPr>
          <w:tcW w:w="4131" w:type="dxa"/>
          <w:tcMar>
            <w:right w:w="72" w:type="dxa"/>
          </w:tcMar>
          <w:vAlign w:val="center"/>
        </w:tcPr>
        <w:p w14:paraId="4765B4E8" w14:textId="77777777" w:rsidR="00340435" w:rsidRPr="00C46C4F" w:rsidRDefault="00340435" w:rsidP="005D2AF5">
          <w:pPr>
            <w:pStyle w:val="Cover-Sector"/>
            <w:spacing w:after="0"/>
            <w:rPr>
              <w:color w:val="404040" w:themeColor="text1" w:themeTint="BF"/>
              <w:sz w:val="28"/>
            </w:rPr>
          </w:pPr>
          <w:r w:rsidRPr="004021F0">
            <w:rPr>
              <w:noProof/>
              <w:color w:val="2B579A"/>
              <w:shd w:val="clear" w:color="auto" w:fill="E6E6E6"/>
            </w:rPr>
            <w:drawing>
              <wp:inline distT="0" distB="0" distL="0" distR="0" wp14:anchorId="1A6F1631" wp14:editId="32B30FF2">
                <wp:extent cx="1959826" cy="491437"/>
                <wp:effectExtent l="0" t="0" r="2540" b="4445"/>
                <wp:docPr id="272" name="Picture 272">
                  <a:extLst xmlns:a="http://schemas.openxmlformats.org/drawingml/2006/main">
                    <a:ext uri="{FF2B5EF4-FFF2-40B4-BE49-F238E27FC236}">
                      <a16:creationId xmlns:a16="http://schemas.microsoft.com/office/drawing/2014/main" id="{A0D48CAA-F2A0-4831-832B-32C71F48A374}"/>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9">
                          <a:extLst>
                            <a:ext uri="{FF2B5EF4-FFF2-40B4-BE49-F238E27FC236}">
                              <a16:creationId xmlns:a16="http://schemas.microsoft.com/office/drawing/2014/main" id="{A0D48CAA-F2A0-4831-832B-32C71F48A374}"/>
                            </a:ext>
                            <a:ext uri="{C183D7F6-B498-43B3-948B-1728B52AA6E4}">
                              <adec:decorative xmlns:adec="http://schemas.microsoft.com/office/drawing/2017/decorative" val="1"/>
                            </a:ext>
                          </a:extLst>
                        </pic:cNvPr>
                        <pic:cNvPicPr>
                          <a:picLocks noChangeAspect="1"/>
                        </pic:cNvPicPr>
                      </pic:nvPicPr>
                      <pic:blipFill>
                        <a:blip r:embed="rId1"/>
                        <a:stretch>
                          <a:fillRect/>
                        </a:stretch>
                      </pic:blipFill>
                      <pic:spPr bwMode="auto">
                        <a:xfrm>
                          <a:off x="0" y="0"/>
                          <a:ext cx="1959826" cy="4914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D0BF6E1" w14:textId="77777777" w:rsidR="00340435" w:rsidRPr="00CE2602" w:rsidRDefault="00340435" w:rsidP="00E720AA">
    <w:r>
      <w:rPr>
        <w:noProof/>
        <w:color w:val="2B579A"/>
        <w:shd w:val="clear" w:color="auto" w:fill="E6E6E6"/>
      </w:rPr>
      <w:drawing>
        <wp:anchor distT="0" distB="0" distL="114300" distR="114300" simplePos="0" relativeHeight="251658244" behindDoc="1" locked="0" layoutInCell="1" allowOverlap="1" wp14:anchorId="1A778EF5" wp14:editId="77B410E3">
          <wp:simplePos x="0" y="0"/>
          <wp:positionH relativeFrom="margin">
            <wp:posOffset>364360</wp:posOffset>
          </wp:positionH>
          <wp:positionV relativeFrom="paragraph">
            <wp:posOffset>884866</wp:posOffset>
          </wp:positionV>
          <wp:extent cx="10864191" cy="7319753"/>
          <wp:effectExtent l="0" t="0" r="0"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extLst>
                      <a:ext uri="{C183D7F6-B498-43B3-948B-1728B52AA6E4}">
                        <adec:decorative xmlns:adec="http://schemas.microsoft.com/office/drawing/2017/decorative" val="1"/>
                      </a:ext>
                    </a:extLst>
                  </pic:cNvPr>
                  <pic:cNvPicPr/>
                </pic:nvPicPr>
                <pic:blipFill>
                  <a:blip r:embed="rId2"/>
                  <a:stretch>
                    <a:fillRect/>
                  </a:stretch>
                </pic:blipFill>
                <pic:spPr>
                  <a:xfrm rot="20893279">
                    <a:off x="0" y="0"/>
                    <a:ext cx="10864191" cy="7319753"/>
                  </a:xfrm>
                  <a:prstGeom prst="rect">
                    <a:avLst/>
                  </a:prstGeom>
                </pic:spPr>
              </pic:pic>
            </a:graphicData>
          </a:graphic>
          <wp14:sizeRelH relativeFrom="margin">
            <wp14:pctWidth>0</wp14:pctWidth>
          </wp14:sizeRelH>
          <wp14:sizeRelV relativeFrom="margin">
            <wp14:pctHeight>0</wp14:pctHeight>
          </wp14:sizeRelV>
        </wp:anchor>
      </w:drawing>
    </w:r>
    <w:r>
      <w:rPr>
        <w:noProof/>
        <w:color w:val="2B579A"/>
        <w:shd w:val="clear" w:color="auto" w:fill="E6E6E6"/>
      </w:rPr>
      <mc:AlternateContent>
        <mc:Choice Requires="wps">
          <w:drawing>
            <wp:anchor distT="0" distB="0" distL="114300" distR="114300" simplePos="0" relativeHeight="251658243" behindDoc="1" locked="0" layoutInCell="1" allowOverlap="1" wp14:anchorId="51F8C408" wp14:editId="4F855294">
              <wp:simplePos x="0" y="0"/>
              <wp:positionH relativeFrom="page">
                <wp:posOffset>635</wp:posOffset>
              </wp:positionH>
              <wp:positionV relativeFrom="paragraph">
                <wp:posOffset>-1049886</wp:posOffset>
              </wp:positionV>
              <wp:extent cx="7550150" cy="10687050"/>
              <wp:effectExtent l="0" t="0" r="0" b="0"/>
              <wp:wrapNone/>
              <wp:docPr id="22" name="Rectangle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50150" cy="1068705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2F770" id="Rectangle 22" o:spid="_x0000_s1026" alt="&quot;&quot;" style="position:absolute;margin-left:.05pt;margin-top:-82.65pt;width:594.5pt;height:841.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" fillcolor="#ececec [3214]" stroked="f" strokeweight="1p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992DB" w14:textId="77777777" w:rsidR="004C20FA" w:rsidRDefault="004C20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E14F3" w14:textId="77777777" w:rsidR="00340435" w:rsidRDefault="00340435" w:rsidP="00E720AA">
    <w:pPr>
      <w:rPr>
        <w:noProof/>
      </w:rPr>
    </w:pPr>
    <w:r w:rsidRPr="00635DF1">
      <w:rPr>
        <w:noProof/>
        <w:color w:val="2B579A"/>
        <w:shd w:val="clear" w:color="auto" w:fill="E6E6E6"/>
      </w:rPr>
      <w:drawing>
        <wp:anchor distT="0" distB="0" distL="114300" distR="114300" simplePos="0" relativeHeight="251658245" behindDoc="0" locked="0" layoutInCell="1" allowOverlap="1" wp14:anchorId="48BDD247" wp14:editId="3538D7D1">
          <wp:simplePos x="0" y="0"/>
          <wp:positionH relativeFrom="page">
            <wp:posOffset>6656705</wp:posOffset>
          </wp:positionH>
          <wp:positionV relativeFrom="page">
            <wp:posOffset>338455</wp:posOffset>
          </wp:positionV>
          <wp:extent cx="365760" cy="393192"/>
          <wp:effectExtent l="0" t="0" r="0" b="6985"/>
          <wp:wrapNone/>
          <wp:docPr id="6" name="Graphic 6">
            <a:extLst xmlns:a="http://schemas.openxmlformats.org/drawingml/2006/main">
              <a:ext uri="{FF2B5EF4-FFF2-40B4-BE49-F238E27FC236}">
                <a16:creationId xmlns:a16="http://schemas.microsoft.com/office/drawing/2014/main" id="{CA70D5E4-F0EE-4368-A09C-60021E85A04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Graphic 133">
                    <a:extLst>
                      <a:ext uri="{FF2B5EF4-FFF2-40B4-BE49-F238E27FC236}">
                        <a16:creationId xmlns:a16="http://schemas.microsoft.com/office/drawing/2014/main" id="{CA70D5E4-F0EE-4368-A09C-60021E85A04E}"/>
                      </a:ext>
                      <a:ext uri="{C183D7F6-B498-43B3-948B-1728B52AA6E4}">
                        <adec:decorative xmlns:adec="http://schemas.microsoft.com/office/drawing/2017/decorative" val="1"/>
                      </a:ext>
                    </a:extLst>
                  </pic:cNvPr>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1836" t="-4713" b="16530"/>
                  <a:stretch/>
                </pic:blipFill>
                <pic:spPr>
                  <a:xfrm>
                    <a:off x="0" y="0"/>
                    <a:ext cx="365760" cy="393192"/>
                  </a:xfrm>
                  <a:prstGeom prst="rect">
                    <a:avLst/>
                  </a:prstGeom>
                </pic:spPr>
              </pic:pic>
            </a:graphicData>
          </a:graphic>
          <wp14:sizeRelH relativeFrom="margin">
            <wp14:pctWidth>0</wp14:pctWidth>
          </wp14:sizeRelH>
          <wp14:sizeRelV relativeFrom="margin">
            <wp14:pctHeight>0</wp14:pctHeight>
          </wp14:sizeRelV>
        </wp:anchor>
      </w:drawing>
    </w:r>
  </w:p>
  <w:p w14:paraId="26A6AFE8" w14:textId="77777777" w:rsidR="00340435" w:rsidRPr="00CE2602" w:rsidRDefault="00340435" w:rsidP="00E720A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37B81" w14:textId="77777777" w:rsidR="00340435" w:rsidRDefault="00340435" w:rsidP="00E720A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E31A7" w14:textId="77777777" w:rsidR="009A001F" w:rsidRPr="00B85364" w:rsidRDefault="005A704C" w:rsidP="0083015C">
    <w:r>
      <w:rPr>
        <w:noProof/>
        <w:color w:val="2B579A"/>
        <w:shd w:val="clear" w:color="auto" w:fill="E6E6E6"/>
      </w:rPr>
      <w:drawing>
        <wp:anchor distT="0" distB="0" distL="114300" distR="114300" simplePos="0" relativeHeight="251658241" behindDoc="1" locked="0" layoutInCell="1" allowOverlap="1" wp14:anchorId="204B98FB" wp14:editId="0F38A5A9">
          <wp:simplePos x="0" y="0"/>
          <wp:positionH relativeFrom="margin">
            <wp:posOffset>-320299</wp:posOffset>
          </wp:positionH>
          <wp:positionV relativeFrom="paragraph">
            <wp:posOffset>-754808</wp:posOffset>
          </wp:positionV>
          <wp:extent cx="8017661" cy="5401902"/>
          <wp:effectExtent l="0" t="0" r="0" b="0"/>
          <wp:wrapNone/>
          <wp:docPr id="260" name="Picture 2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60">
                    <a:extLst>
                      <a:ext uri="{C183D7F6-B498-43B3-948B-1728B52AA6E4}">
                        <adec:decorative xmlns:adec="http://schemas.microsoft.com/office/drawing/2017/decorative" val="1"/>
                      </a:ext>
                    </a:extLst>
                  </pic:cNvPr>
                  <pic:cNvPicPr/>
                </pic:nvPicPr>
                <pic:blipFill>
                  <a:blip r:embed="rId1"/>
                  <a:stretch>
                    <a:fillRect/>
                  </a:stretch>
                </pic:blipFill>
                <pic:spPr>
                  <a:xfrm rot="20114289">
                    <a:off x="0" y="0"/>
                    <a:ext cx="8017661" cy="5401902"/>
                  </a:xfrm>
                  <a:prstGeom prst="rect">
                    <a:avLst/>
                  </a:prstGeom>
                </pic:spPr>
              </pic:pic>
            </a:graphicData>
          </a:graphic>
          <wp14:sizeRelH relativeFrom="margin">
            <wp14:pctWidth>0</wp14:pctWidth>
          </wp14:sizeRelH>
          <wp14:sizeRelV relativeFrom="margin">
            <wp14:pctHeight>0</wp14:pctHeight>
          </wp14:sizeRelV>
        </wp:anchor>
      </w:drawing>
    </w:r>
    <w:r w:rsidRPr="004021F0">
      <w:rPr>
        <w:noProof/>
        <w:color w:val="2B579A"/>
        <w:shd w:val="clear" w:color="auto" w:fill="E6E6E6"/>
      </w:rPr>
      <w:drawing>
        <wp:anchor distT="0" distB="0" distL="114300" distR="114300" simplePos="0" relativeHeight="251658242" behindDoc="0" locked="1" layoutInCell="1" allowOverlap="1" wp14:anchorId="0B37FB05" wp14:editId="7DA5B240">
          <wp:simplePos x="0" y="0"/>
          <wp:positionH relativeFrom="margin">
            <wp:align>left</wp:align>
          </wp:positionH>
          <wp:positionV relativeFrom="paragraph">
            <wp:posOffset>0</wp:posOffset>
          </wp:positionV>
          <wp:extent cx="1946160" cy="489600"/>
          <wp:effectExtent l="0" t="0" r="0" b="5715"/>
          <wp:wrapNone/>
          <wp:docPr id="13" name="Picture 13">
            <a:extLst xmlns:a="http://schemas.openxmlformats.org/drawingml/2006/main">
              <a:ext uri="{FF2B5EF4-FFF2-40B4-BE49-F238E27FC236}">
                <a16:creationId xmlns:a16="http://schemas.microsoft.com/office/drawing/2014/main" id="{A0D48CAA-F2A0-4831-832B-32C71F48A374}"/>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a:extLst>
                      <a:ext uri="{FF2B5EF4-FFF2-40B4-BE49-F238E27FC236}">
                        <a16:creationId xmlns:a16="http://schemas.microsoft.com/office/drawing/2014/main" id="{A0D48CAA-F2A0-4831-832B-32C71F48A374}"/>
                      </a:ext>
                      <a:ext uri="{C183D7F6-B498-43B3-948B-1728B52AA6E4}">
                        <adec:decorative xmlns:adec="http://schemas.microsoft.com/office/drawing/2017/decorative" val="1"/>
                      </a:ext>
                    </a:extLst>
                  </pic:cNvPr>
                  <pic:cNvPicPr>
                    <a:picLocks noChangeAspect="1"/>
                  </pic:cNvPicPr>
                </pic:nvPicPr>
                <pic:blipFill>
                  <a:blip r:embed="rId2"/>
                  <a:stretch>
                    <a:fillRect/>
                  </a:stretch>
                </pic:blipFill>
                <pic:spPr bwMode="auto">
                  <a:xfrm>
                    <a:off x="0" y="0"/>
                    <a:ext cx="1946160" cy="48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015C" w:rsidRPr="0083015C">
      <w:rPr>
        <w:noProof/>
        <w:color w:val="2B579A"/>
        <w:shd w:val="clear" w:color="auto" w:fill="E6E6E6"/>
      </w:rPr>
      <mc:AlternateContent>
        <mc:Choice Requires="wps">
          <w:drawing>
            <wp:anchor distT="0" distB="0" distL="114300" distR="114300" simplePos="0" relativeHeight="251658240" behindDoc="1" locked="0" layoutInCell="1" allowOverlap="1" wp14:anchorId="58B42D5F" wp14:editId="133D738D">
              <wp:simplePos x="0" y="0"/>
              <wp:positionH relativeFrom="page">
                <wp:align>left</wp:align>
              </wp:positionH>
              <wp:positionV relativeFrom="paragraph">
                <wp:posOffset>-672141</wp:posOffset>
              </wp:positionV>
              <wp:extent cx="7548880" cy="10896600"/>
              <wp:effectExtent l="0" t="0" r="0" b="0"/>
              <wp:wrapNone/>
              <wp:docPr id="281" name="Rectangle 28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48880" cy="10896600"/>
                      </a:xfrm>
                      <a:prstGeom prst="rect">
                        <a:avLst/>
                      </a:prstGeom>
                      <a:solidFill>
                        <a:schemeClr val="bg2"/>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AD1D71" id="Rectangle 281" o:spid="_x0000_s1026" alt="&quot;&quot;" style="position:absolute;margin-left:0;margin-top:-52.9pt;width:594.4pt;height:858pt;z-index:-25165824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" fillcolor="#ececec [3214]" stroked="f" strokeweight="2pt">
              <w10:wrap anchorx="page"/>
            </v:rect>
          </w:pict>
        </mc:Fallback>
      </mc:AlternateContent>
    </w:r>
    <w:r w:rsidR="009A001F">
      <w:tab/>
    </w:r>
  </w:p>
</w:hdr>
</file>

<file path=word/intelligence2.xml><?xml version="1.0" encoding="utf-8"?>
<int2:intelligence xmlns:int2="http://schemas.microsoft.com/office/intelligence/2020/intelligence" xmlns:oel="http://schemas.microsoft.com/office/2019/extlst">
  <int2:observations>
    <int2:textHash int2:hashCode="C3zsnGfW4M+gCO" int2:id="rYAsZ8iS">
      <int2:state int2:value="Rejected" int2:type="LegacyProofing"/>
    </int2:textHash>
    <int2:textHash int2:hashCode="9kzY4y9ax1U8FQ" int2:id="vQxySEu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2C511"/>
    <w:multiLevelType w:val="hybridMultilevel"/>
    <w:tmpl w:val="F9BADB26"/>
    <w:lvl w:ilvl="0" w:tplc="E0969774">
      <w:start w:val="1"/>
      <w:numFmt w:val="decimal"/>
      <w:lvlText w:val="%1."/>
      <w:lvlJc w:val="left"/>
      <w:pPr>
        <w:ind w:left="720" w:hanging="360"/>
      </w:pPr>
    </w:lvl>
    <w:lvl w:ilvl="1" w:tplc="E96EE2EE">
      <w:start w:val="1"/>
      <w:numFmt w:val="lowerLetter"/>
      <w:lvlText w:val="%2."/>
      <w:lvlJc w:val="left"/>
      <w:pPr>
        <w:ind w:left="1440" w:hanging="360"/>
      </w:pPr>
    </w:lvl>
    <w:lvl w:ilvl="2" w:tplc="4FAA7C2A">
      <w:start w:val="1"/>
      <w:numFmt w:val="lowerRoman"/>
      <w:lvlText w:val="%3."/>
      <w:lvlJc w:val="right"/>
      <w:pPr>
        <w:ind w:left="2160" w:hanging="180"/>
      </w:pPr>
    </w:lvl>
    <w:lvl w:ilvl="3" w:tplc="C8F4D06C">
      <w:start w:val="1"/>
      <w:numFmt w:val="decimal"/>
      <w:lvlText w:val="%4."/>
      <w:lvlJc w:val="left"/>
      <w:pPr>
        <w:ind w:left="2880" w:hanging="360"/>
      </w:pPr>
    </w:lvl>
    <w:lvl w:ilvl="4" w:tplc="73C6EE00">
      <w:start w:val="1"/>
      <w:numFmt w:val="lowerLetter"/>
      <w:lvlText w:val="%5."/>
      <w:lvlJc w:val="left"/>
      <w:pPr>
        <w:ind w:left="3600" w:hanging="360"/>
      </w:pPr>
    </w:lvl>
    <w:lvl w:ilvl="5" w:tplc="19A8C992">
      <w:start w:val="1"/>
      <w:numFmt w:val="lowerRoman"/>
      <w:lvlText w:val="%6."/>
      <w:lvlJc w:val="right"/>
      <w:pPr>
        <w:ind w:left="4320" w:hanging="180"/>
      </w:pPr>
    </w:lvl>
    <w:lvl w:ilvl="6" w:tplc="A43C29CC">
      <w:start w:val="1"/>
      <w:numFmt w:val="decimal"/>
      <w:lvlText w:val="%7."/>
      <w:lvlJc w:val="left"/>
      <w:pPr>
        <w:ind w:left="5040" w:hanging="360"/>
      </w:pPr>
    </w:lvl>
    <w:lvl w:ilvl="7" w:tplc="E2B00D0E">
      <w:start w:val="1"/>
      <w:numFmt w:val="lowerLetter"/>
      <w:lvlText w:val="%8."/>
      <w:lvlJc w:val="left"/>
      <w:pPr>
        <w:ind w:left="5760" w:hanging="360"/>
      </w:pPr>
    </w:lvl>
    <w:lvl w:ilvl="8" w:tplc="51A24AAA">
      <w:start w:val="1"/>
      <w:numFmt w:val="lowerRoman"/>
      <w:lvlText w:val="%9."/>
      <w:lvlJc w:val="right"/>
      <w:pPr>
        <w:ind w:left="6480" w:hanging="180"/>
      </w:pPr>
    </w:lvl>
  </w:abstractNum>
  <w:abstractNum w:abstractNumId="1" w15:restartNumberingAfterBreak="0">
    <w:nsid w:val="09BA73B0"/>
    <w:multiLevelType w:val="multilevel"/>
    <w:tmpl w:val="C0BA55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9E41341"/>
    <w:multiLevelType w:val="hybridMultilevel"/>
    <w:tmpl w:val="31225322"/>
    <w:lvl w:ilvl="0" w:tplc="CDD02DA2">
      <w:start w:val="1"/>
      <w:numFmt w:val="decimal"/>
      <w:pStyle w:val="Numbering1"/>
      <w:lvlText w:val="%1."/>
      <w:lvlJc w:val="left"/>
      <w:pPr>
        <w:ind w:left="36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70D488"/>
    <w:multiLevelType w:val="hybridMultilevel"/>
    <w:tmpl w:val="A088F968"/>
    <w:lvl w:ilvl="0" w:tplc="B94E7262">
      <w:start w:val="1"/>
      <w:numFmt w:val="bullet"/>
      <w:lvlText w:val="o"/>
      <w:lvlJc w:val="left"/>
      <w:pPr>
        <w:ind w:left="720" w:hanging="360"/>
      </w:pPr>
      <w:rPr>
        <w:rFonts w:ascii="Symbol" w:hAnsi="Symbol" w:hint="default"/>
      </w:rPr>
    </w:lvl>
    <w:lvl w:ilvl="1" w:tplc="8C5C3378">
      <w:start w:val="1"/>
      <w:numFmt w:val="bullet"/>
      <w:lvlText w:val="o"/>
      <w:lvlJc w:val="left"/>
      <w:pPr>
        <w:ind w:left="1440" w:hanging="360"/>
      </w:pPr>
      <w:rPr>
        <w:rFonts w:ascii="Courier New" w:hAnsi="Courier New" w:hint="default"/>
      </w:rPr>
    </w:lvl>
    <w:lvl w:ilvl="2" w:tplc="0F86DAF4">
      <w:start w:val="1"/>
      <w:numFmt w:val="bullet"/>
      <w:lvlText w:val=""/>
      <w:lvlJc w:val="left"/>
      <w:pPr>
        <w:ind w:left="2160" w:hanging="360"/>
      </w:pPr>
      <w:rPr>
        <w:rFonts w:ascii="Wingdings" w:hAnsi="Wingdings" w:hint="default"/>
      </w:rPr>
    </w:lvl>
    <w:lvl w:ilvl="3" w:tplc="4EA2116A">
      <w:start w:val="1"/>
      <w:numFmt w:val="bullet"/>
      <w:lvlText w:val=""/>
      <w:lvlJc w:val="left"/>
      <w:pPr>
        <w:ind w:left="2880" w:hanging="360"/>
      </w:pPr>
      <w:rPr>
        <w:rFonts w:ascii="Symbol" w:hAnsi="Symbol" w:hint="default"/>
      </w:rPr>
    </w:lvl>
    <w:lvl w:ilvl="4" w:tplc="58169610">
      <w:start w:val="1"/>
      <w:numFmt w:val="bullet"/>
      <w:lvlText w:val="o"/>
      <w:lvlJc w:val="left"/>
      <w:pPr>
        <w:ind w:left="3600" w:hanging="360"/>
      </w:pPr>
      <w:rPr>
        <w:rFonts w:ascii="Courier New" w:hAnsi="Courier New" w:hint="default"/>
      </w:rPr>
    </w:lvl>
    <w:lvl w:ilvl="5" w:tplc="70945514">
      <w:start w:val="1"/>
      <w:numFmt w:val="bullet"/>
      <w:lvlText w:val=""/>
      <w:lvlJc w:val="left"/>
      <w:pPr>
        <w:ind w:left="4320" w:hanging="360"/>
      </w:pPr>
      <w:rPr>
        <w:rFonts w:ascii="Wingdings" w:hAnsi="Wingdings" w:hint="default"/>
      </w:rPr>
    </w:lvl>
    <w:lvl w:ilvl="6" w:tplc="40EE5BD2">
      <w:start w:val="1"/>
      <w:numFmt w:val="bullet"/>
      <w:lvlText w:val=""/>
      <w:lvlJc w:val="left"/>
      <w:pPr>
        <w:ind w:left="5040" w:hanging="360"/>
      </w:pPr>
      <w:rPr>
        <w:rFonts w:ascii="Symbol" w:hAnsi="Symbol" w:hint="default"/>
      </w:rPr>
    </w:lvl>
    <w:lvl w:ilvl="7" w:tplc="F1BA1696">
      <w:start w:val="1"/>
      <w:numFmt w:val="bullet"/>
      <w:lvlText w:val="o"/>
      <w:lvlJc w:val="left"/>
      <w:pPr>
        <w:ind w:left="5760" w:hanging="360"/>
      </w:pPr>
      <w:rPr>
        <w:rFonts w:ascii="Courier New" w:hAnsi="Courier New" w:hint="default"/>
      </w:rPr>
    </w:lvl>
    <w:lvl w:ilvl="8" w:tplc="F684EE02">
      <w:start w:val="1"/>
      <w:numFmt w:val="bullet"/>
      <w:lvlText w:val=""/>
      <w:lvlJc w:val="left"/>
      <w:pPr>
        <w:ind w:left="6480" w:hanging="360"/>
      </w:pPr>
      <w:rPr>
        <w:rFonts w:ascii="Wingdings" w:hAnsi="Wingdings" w:hint="default"/>
      </w:rPr>
    </w:lvl>
  </w:abstractNum>
  <w:abstractNum w:abstractNumId="5" w15:restartNumberingAfterBreak="0">
    <w:nsid w:val="16A08756"/>
    <w:multiLevelType w:val="hybridMultilevel"/>
    <w:tmpl w:val="83F0F7E4"/>
    <w:lvl w:ilvl="0" w:tplc="929E2690">
      <w:start w:val="1"/>
      <w:numFmt w:val="bullet"/>
      <w:lvlText w:val="o"/>
      <w:lvlJc w:val="left"/>
      <w:pPr>
        <w:ind w:left="720" w:hanging="360"/>
      </w:pPr>
      <w:rPr>
        <w:rFonts w:ascii="Symbol" w:hAnsi="Symbol" w:hint="default"/>
      </w:rPr>
    </w:lvl>
    <w:lvl w:ilvl="1" w:tplc="C90A223C">
      <w:start w:val="1"/>
      <w:numFmt w:val="bullet"/>
      <w:lvlText w:val="o"/>
      <w:lvlJc w:val="left"/>
      <w:pPr>
        <w:ind w:left="1440" w:hanging="360"/>
      </w:pPr>
      <w:rPr>
        <w:rFonts w:ascii="Courier New" w:hAnsi="Courier New" w:hint="default"/>
      </w:rPr>
    </w:lvl>
    <w:lvl w:ilvl="2" w:tplc="CC64BF46">
      <w:start w:val="1"/>
      <w:numFmt w:val="bullet"/>
      <w:lvlText w:val=""/>
      <w:lvlJc w:val="left"/>
      <w:pPr>
        <w:ind w:left="2160" w:hanging="360"/>
      </w:pPr>
      <w:rPr>
        <w:rFonts w:ascii="Wingdings" w:hAnsi="Wingdings" w:hint="default"/>
      </w:rPr>
    </w:lvl>
    <w:lvl w:ilvl="3" w:tplc="99EC92C2">
      <w:start w:val="1"/>
      <w:numFmt w:val="bullet"/>
      <w:lvlText w:val=""/>
      <w:lvlJc w:val="left"/>
      <w:pPr>
        <w:ind w:left="2880" w:hanging="360"/>
      </w:pPr>
      <w:rPr>
        <w:rFonts w:ascii="Symbol" w:hAnsi="Symbol" w:hint="default"/>
      </w:rPr>
    </w:lvl>
    <w:lvl w:ilvl="4" w:tplc="A4561ED0">
      <w:start w:val="1"/>
      <w:numFmt w:val="bullet"/>
      <w:lvlText w:val="o"/>
      <w:lvlJc w:val="left"/>
      <w:pPr>
        <w:ind w:left="3600" w:hanging="360"/>
      </w:pPr>
      <w:rPr>
        <w:rFonts w:ascii="Courier New" w:hAnsi="Courier New" w:hint="default"/>
      </w:rPr>
    </w:lvl>
    <w:lvl w:ilvl="5" w:tplc="8C449FE8">
      <w:start w:val="1"/>
      <w:numFmt w:val="bullet"/>
      <w:lvlText w:val=""/>
      <w:lvlJc w:val="left"/>
      <w:pPr>
        <w:ind w:left="4320" w:hanging="360"/>
      </w:pPr>
      <w:rPr>
        <w:rFonts w:ascii="Wingdings" w:hAnsi="Wingdings" w:hint="default"/>
      </w:rPr>
    </w:lvl>
    <w:lvl w:ilvl="6" w:tplc="F170D8EE">
      <w:start w:val="1"/>
      <w:numFmt w:val="bullet"/>
      <w:lvlText w:val=""/>
      <w:lvlJc w:val="left"/>
      <w:pPr>
        <w:ind w:left="5040" w:hanging="360"/>
      </w:pPr>
      <w:rPr>
        <w:rFonts w:ascii="Symbol" w:hAnsi="Symbol" w:hint="default"/>
      </w:rPr>
    </w:lvl>
    <w:lvl w:ilvl="7" w:tplc="C776ADD4">
      <w:start w:val="1"/>
      <w:numFmt w:val="bullet"/>
      <w:lvlText w:val="o"/>
      <w:lvlJc w:val="left"/>
      <w:pPr>
        <w:ind w:left="5760" w:hanging="360"/>
      </w:pPr>
      <w:rPr>
        <w:rFonts w:ascii="Courier New" w:hAnsi="Courier New" w:hint="default"/>
      </w:rPr>
    </w:lvl>
    <w:lvl w:ilvl="8" w:tplc="0FD49354">
      <w:start w:val="1"/>
      <w:numFmt w:val="bullet"/>
      <w:lvlText w:val=""/>
      <w:lvlJc w:val="left"/>
      <w:pPr>
        <w:ind w:left="6480" w:hanging="360"/>
      </w:pPr>
      <w:rPr>
        <w:rFonts w:ascii="Wingdings" w:hAnsi="Wingdings" w:hint="default"/>
      </w:rPr>
    </w:lvl>
  </w:abstractNum>
  <w:abstractNum w:abstractNumId="6" w15:restartNumberingAfterBreak="0">
    <w:nsid w:val="1829244C"/>
    <w:multiLevelType w:val="hybridMultilevel"/>
    <w:tmpl w:val="522E0B62"/>
    <w:lvl w:ilvl="0" w:tplc="34CCD81A">
      <w:start w:val="1"/>
      <w:numFmt w:val="bullet"/>
      <w:lvlText w:val="o"/>
      <w:lvlJc w:val="left"/>
      <w:pPr>
        <w:ind w:left="720" w:hanging="360"/>
      </w:pPr>
      <w:rPr>
        <w:rFonts w:ascii="Symbol" w:hAnsi="Symbol" w:hint="default"/>
      </w:rPr>
    </w:lvl>
    <w:lvl w:ilvl="1" w:tplc="FAD6850E">
      <w:start w:val="1"/>
      <w:numFmt w:val="bullet"/>
      <w:lvlText w:val="o"/>
      <w:lvlJc w:val="left"/>
      <w:pPr>
        <w:ind w:left="1440" w:hanging="360"/>
      </w:pPr>
      <w:rPr>
        <w:rFonts w:ascii="Courier New" w:hAnsi="Courier New" w:hint="default"/>
      </w:rPr>
    </w:lvl>
    <w:lvl w:ilvl="2" w:tplc="FBA0BD00">
      <w:start w:val="1"/>
      <w:numFmt w:val="bullet"/>
      <w:lvlText w:val=""/>
      <w:lvlJc w:val="left"/>
      <w:pPr>
        <w:ind w:left="2160" w:hanging="360"/>
      </w:pPr>
      <w:rPr>
        <w:rFonts w:ascii="Wingdings" w:hAnsi="Wingdings" w:hint="default"/>
      </w:rPr>
    </w:lvl>
    <w:lvl w:ilvl="3" w:tplc="4EA8E7B4">
      <w:start w:val="1"/>
      <w:numFmt w:val="bullet"/>
      <w:lvlText w:val=""/>
      <w:lvlJc w:val="left"/>
      <w:pPr>
        <w:ind w:left="2880" w:hanging="360"/>
      </w:pPr>
      <w:rPr>
        <w:rFonts w:ascii="Symbol" w:hAnsi="Symbol" w:hint="default"/>
      </w:rPr>
    </w:lvl>
    <w:lvl w:ilvl="4" w:tplc="938C0008">
      <w:start w:val="1"/>
      <w:numFmt w:val="bullet"/>
      <w:lvlText w:val="o"/>
      <w:lvlJc w:val="left"/>
      <w:pPr>
        <w:ind w:left="3600" w:hanging="360"/>
      </w:pPr>
      <w:rPr>
        <w:rFonts w:ascii="Courier New" w:hAnsi="Courier New" w:hint="default"/>
      </w:rPr>
    </w:lvl>
    <w:lvl w:ilvl="5" w:tplc="7A3CD1F8">
      <w:start w:val="1"/>
      <w:numFmt w:val="bullet"/>
      <w:lvlText w:val=""/>
      <w:lvlJc w:val="left"/>
      <w:pPr>
        <w:ind w:left="4320" w:hanging="360"/>
      </w:pPr>
      <w:rPr>
        <w:rFonts w:ascii="Wingdings" w:hAnsi="Wingdings" w:hint="default"/>
      </w:rPr>
    </w:lvl>
    <w:lvl w:ilvl="6" w:tplc="BCF49048">
      <w:start w:val="1"/>
      <w:numFmt w:val="bullet"/>
      <w:lvlText w:val=""/>
      <w:lvlJc w:val="left"/>
      <w:pPr>
        <w:ind w:left="5040" w:hanging="360"/>
      </w:pPr>
      <w:rPr>
        <w:rFonts w:ascii="Symbol" w:hAnsi="Symbol" w:hint="default"/>
      </w:rPr>
    </w:lvl>
    <w:lvl w:ilvl="7" w:tplc="BDA26026">
      <w:start w:val="1"/>
      <w:numFmt w:val="bullet"/>
      <w:lvlText w:val="o"/>
      <w:lvlJc w:val="left"/>
      <w:pPr>
        <w:ind w:left="5760" w:hanging="360"/>
      </w:pPr>
      <w:rPr>
        <w:rFonts w:ascii="Courier New" w:hAnsi="Courier New" w:hint="default"/>
      </w:rPr>
    </w:lvl>
    <w:lvl w:ilvl="8" w:tplc="1DC67404">
      <w:start w:val="1"/>
      <w:numFmt w:val="bullet"/>
      <w:lvlText w:val=""/>
      <w:lvlJc w:val="left"/>
      <w:pPr>
        <w:ind w:left="6480" w:hanging="360"/>
      </w:pPr>
      <w:rPr>
        <w:rFonts w:ascii="Wingdings" w:hAnsi="Wingdings" w:hint="default"/>
      </w:rPr>
    </w:lvl>
  </w:abstractNum>
  <w:abstractNum w:abstractNumId="7" w15:restartNumberingAfterBreak="0">
    <w:nsid w:val="1F3A330E"/>
    <w:multiLevelType w:val="hybridMultilevel"/>
    <w:tmpl w:val="73562272"/>
    <w:lvl w:ilvl="0" w:tplc="F3801BC4">
      <w:start w:val="1"/>
      <w:numFmt w:val="bullet"/>
      <w:lvlText w:val="o"/>
      <w:lvlJc w:val="left"/>
      <w:pPr>
        <w:ind w:left="720" w:hanging="360"/>
      </w:pPr>
      <w:rPr>
        <w:rFonts w:ascii="Symbol" w:hAnsi="Symbol" w:hint="default"/>
      </w:rPr>
    </w:lvl>
    <w:lvl w:ilvl="1" w:tplc="B71A140A">
      <w:start w:val="1"/>
      <w:numFmt w:val="bullet"/>
      <w:lvlText w:val="o"/>
      <w:lvlJc w:val="left"/>
      <w:pPr>
        <w:ind w:left="1440" w:hanging="360"/>
      </w:pPr>
      <w:rPr>
        <w:rFonts w:ascii="Courier New" w:hAnsi="Courier New" w:hint="default"/>
      </w:rPr>
    </w:lvl>
    <w:lvl w:ilvl="2" w:tplc="086C8676">
      <w:start w:val="1"/>
      <w:numFmt w:val="bullet"/>
      <w:lvlText w:val=""/>
      <w:lvlJc w:val="left"/>
      <w:pPr>
        <w:ind w:left="2160" w:hanging="360"/>
      </w:pPr>
      <w:rPr>
        <w:rFonts w:ascii="Wingdings" w:hAnsi="Wingdings" w:hint="default"/>
      </w:rPr>
    </w:lvl>
    <w:lvl w:ilvl="3" w:tplc="C92C0FC0">
      <w:start w:val="1"/>
      <w:numFmt w:val="bullet"/>
      <w:lvlText w:val=""/>
      <w:lvlJc w:val="left"/>
      <w:pPr>
        <w:ind w:left="2880" w:hanging="360"/>
      </w:pPr>
      <w:rPr>
        <w:rFonts w:ascii="Symbol" w:hAnsi="Symbol" w:hint="default"/>
      </w:rPr>
    </w:lvl>
    <w:lvl w:ilvl="4" w:tplc="854C5484">
      <w:start w:val="1"/>
      <w:numFmt w:val="bullet"/>
      <w:lvlText w:val="o"/>
      <w:lvlJc w:val="left"/>
      <w:pPr>
        <w:ind w:left="3600" w:hanging="360"/>
      </w:pPr>
      <w:rPr>
        <w:rFonts w:ascii="Courier New" w:hAnsi="Courier New" w:hint="default"/>
      </w:rPr>
    </w:lvl>
    <w:lvl w:ilvl="5" w:tplc="DDF6E3EC">
      <w:start w:val="1"/>
      <w:numFmt w:val="bullet"/>
      <w:lvlText w:val=""/>
      <w:lvlJc w:val="left"/>
      <w:pPr>
        <w:ind w:left="4320" w:hanging="360"/>
      </w:pPr>
      <w:rPr>
        <w:rFonts w:ascii="Wingdings" w:hAnsi="Wingdings" w:hint="default"/>
      </w:rPr>
    </w:lvl>
    <w:lvl w:ilvl="6" w:tplc="7A9895B6">
      <w:start w:val="1"/>
      <w:numFmt w:val="bullet"/>
      <w:lvlText w:val=""/>
      <w:lvlJc w:val="left"/>
      <w:pPr>
        <w:ind w:left="5040" w:hanging="360"/>
      </w:pPr>
      <w:rPr>
        <w:rFonts w:ascii="Symbol" w:hAnsi="Symbol" w:hint="default"/>
      </w:rPr>
    </w:lvl>
    <w:lvl w:ilvl="7" w:tplc="D05AC8A4">
      <w:start w:val="1"/>
      <w:numFmt w:val="bullet"/>
      <w:lvlText w:val="o"/>
      <w:lvlJc w:val="left"/>
      <w:pPr>
        <w:ind w:left="5760" w:hanging="360"/>
      </w:pPr>
      <w:rPr>
        <w:rFonts w:ascii="Courier New" w:hAnsi="Courier New" w:hint="default"/>
      </w:rPr>
    </w:lvl>
    <w:lvl w:ilvl="8" w:tplc="C51C57F6">
      <w:start w:val="1"/>
      <w:numFmt w:val="bullet"/>
      <w:lvlText w:val=""/>
      <w:lvlJc w:val="left"/>
      <w:pPr>
        <w:ind w:left="6480" w:hanging="360"/>
      </w:pPr>
      <w:rPr>
        <w:rFonts w:ascii="Wingdings" w:hAnsi="Wingdings" w:hint="default"/>
      </w:rPr>
    </w:lvl>
  </w:abstractNum>
  <w:abstractNum w:abstractNumId="8" w15:restartNumberingAfterBreak="0">
    <w:nsid w:val="20146199"/>
    <w:multiLevelType w:val="hybridMultilevel"/>
    <w:tmpl w:val="D88607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FEAEB4"/>
    <w:multiLevelType w:val="hybridMultilevel"/>
    <w:tmpl w:val="17F8DDC8"/>
    <w:lvl w:ilvl="0" w:tplc="FFD06E4E">
      <w:start w:val="1"/>
      <w:numFmt w:val="bullet"/>
      <w:lvlText w:val="o"/>
      <w:lvlJc w:val="left"/>
      <w:pPr>
        <w:ind w:left="720" w:hanging="360"/>
      </w:pPr>
      <w:rPr>
        <w:rFonts w:ascii="Symbol" w:hAnsi="Symbol" w:hint="default"/>
      </w:rPr>
    </w:lvl>
    <w:lvl w:ilvl="1" w:tplc="2C88C594">
      <w:start w:val="1"/>
      <w:numFmt w:val="bullet"/>
      <w:lvlText w:val="o"/>
      <w:lvlJc w:val="left"/>
      <w:pPr>
        <w:ind w:left="1440" w:hanging="360"/>
      </w:pPr>
      <w:rPr>
        <w:rFonts w:ascii="Courier New" w:hAnsi="Courier New" w:hint="default"/>
      </w:rPr>
    </w:lvl>
    <w:lvl w:ilvl="2" w:tplc="34BA51B0">
      <w:start w:val="1"/>
      <w:numFmt w:val="bullet"/>
      <w:lvlText w:val=""/>
      <w:lvlJc w:val="left"/>
      <w:pPr>
        <w:ind w:left="2160" w:hanging="360"/>
      </w:pPr>
      <w:rPr>
        <w:rFonts w:ascii="Wingdings" w:hAnsi="Wingdings" w:hint="default"/>
      </w:rPr>
    </w:lvl>
    <w:lvl w:ilvl="3" w:tplc="1DACB1BA">
      <w:start w:val="1"/>
      <w:numFmt w:val="bullet"/>
      <w:lvlText w:val=""/>
      <w:lvlJc w:val="left"/>
      <w:pPr>
        <w:ind w:left="2880" w:hanging="360"/>
      </w:pPr>
      <w:rPr>
        <w:rFonts w:ascii="Symbol" w:hAnsi="Symbol" w:hint="default"/>
      </w:rPr>
    </w:lvl>
    <w:lvl w:ilvl="4" w:tplc="D20A7B2A">
      <w:start w:val="1"/>
      <w:numFmt w:val="bullet"/>
      <w:lvlText w:val="o"/>
      <w:lvlJc w:val="left"/>
      <w:pPr>
        <w:ind w:left="3600" w:hanging="360"/>
      </w:pPr>
      <w:rPr>
        <w:rFonts w:ascii="Courier New" w:hAnsi="Courier New" w:hint="default"/>
      </w:rPr>
    </w:lvl>
    <w:lvl w:ilvl="5" w:tplc="9202030E">
      <w:start w:val="1"/>
      <w:numFmt w:val="bullet"/>
      <w:lvlText w:val=""/>
      <w:lvlJc w:val="left"/>
      <w:pPr>
        <w:ind w:left="4320" w:hanging="360"/>
      </w:pPr>
      <w:rPr>
        <w:rFonts w:ascii="Wingdings" w:hAnsi="Wingdings" w:hint="default"/>
      </w:rPr>
    </w:lvl>
    <w:lvl w:ilvl="6" w:tplc="B1F6C3E6">
      <w:start w:val="1"/>
      <w:numFmt w:val="bullet"/>
      <w:lvlText w:val=""/>
      <w:lvlJc w:val="left"/>
      <w:pPr>
        <w:ind w:left="5040" w:hanging="360"/>
      </w:pPr>
      <w:rPr>
        <w:rFonts w:ascii="Symbol" w:hAnsi="Symbol" w:hint="default"/>
      </w:rPr>
    </w:lvl>
    <w:lvl w:ilvl="7" w:tplc="CD582480">
      <w:start w:val="1"/>
      <w:numFmt w:val="bullet"/>
      <w:lvlText w:val="o"/>
      <w:lvlJc w:val="left"/>
      <w:pPr>
        <w:ind w:left="5760" w:hanging="360"/>
      </w:pPr>
      <w:rPr>
        <w:rFonts w:ascii="Courier New" w:hAnsi="Courier New" w:hint="default"/>
      </w:rPr>
    </w:lvl>
    <w:lvl w:ilvl="8" w:tplc="C680D440">
      <w:start w:val="1"/>
      <w:numFmt w:val="bullet"/>
      <w:lvlText w:val=""/>
      <w:lvlJc w:val="left"/>
      <w:pPr>
        <w:ind w:left="6480" w:hanging="360"/>
      </w:pPr>
      <w:rPr>
        <w:rFonts w:ascii="Wingdings" w:hAnsi="Wingdings" w:hint="default"/>
      </w:rPr>
    </w:lvl>
  </w:abstractNum>
  <w:abstractNum w:abstractNumId="10"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16B301"/>
    <w:multiLevelType w:val="hybridMultilevel"/>
    <w:tmpl w:val="3EB4E5FE"/>
    <w:lvl w:ilvl="0" w:tplc="CCDA63CA">
      <w:start w:val="1"/>
      <w:numFmt w:val="decimal"/>
      <w:lvlText w:val="%1."/>
      <w:lvlJc w:val="left"/>
      <w:pPr>
        <w:ind w:left="720" w:hanging="360"/>
      </w:pPr>
    </w:lvl>
    <w:lvl w:ilvl="1" w:tplc="BACEEC3C">
      <w:start w:val="1"/>
      <w:numFmt w:val="lowerLetter"/>
      <w:lvlText w:val="%2."/>
      <w:lvlJc w:val="left"/>
      <w:pPr>
        <w:ind w:left="1440" w:hanging="360"/>
      </w:pPr>
    </w:lvl>
    <w:lvl w:ilvl="2" w:tplc="5A8E6068">
      <w:start w:val="1"/>
      <w:numFmt w:val="lowerRoman"/>
      <w:lvlText w:val="%3."/>
      <w:lvlJc w:val="right"/>
      <w:pPr>
        <w:ind w:left="2160" w:hanging="180"/>
      </w:pPr>
    </w:lvl>
    <w:lvl w:ilvl="3" w:tplc="ED6CE47E">
      <w:start w:val="1"/>
      <w:numFmt w:val="decimal"/>
      <w:lvlText w:val="%4."/>
      <w:lvlJc w:val="left"/>
      <w:pPr>
        <w:ind w:left="2880" w:hanging="360"/>
      </w:pPr>
    </w:lvl>
    <w:lvl w:ilvl="4" w:tplc="3D94D2B4">
      <w:start w:val="1"/>
      <w:numFmt w:val="lowerLetter"/>
      <w:lvlText w:val="%5."/>
      <w:lvlJc w:val="left"/>
      <w:pPr>
        <w:ind w:left="3600" w:hanging="360"/>
      </w:pPr>
    </w:lvl>
    <w:lvl w:ilvl="5" w:tplc="DFC28FDE">
      <w:start w:val="1"/>
      <w:numFmt w:val="lowerRoman"/>
      <w:lvlText w:val="%6."/>
      <w:lvlJc w:val="right"/>
      <w:pPr>
        <w:ind w:left="4320" w:hanging="180"/>
      </w:pPr>
    </w:lvl>
    <w:lvl w:ilvl="6" w:tplc="A15E3E62">
      <w:start w:val="1"/>
      <w:numFmt w:val="decimal"/>
      <w:lvlText w:val="%7."/>
      <w:lvlJc w:val="left"/>
      <w:pPr>
        <w:ind w:left="5040" w:hanging="360"/>
      </w:pPr>
    </w:lvl>
    <w:lvl w:ilvl="7" w:tplc="AB2090FC">
      <w:start w:val="1"/>
      <w:numFmt w:val="lowerLetter"/>
      <w:lvlText w:val="%8."/>
      <w:lvlJc w:val="left"/>
      <w:pPr>
        <w:ind w:left="5760" w:hanging="360"/>
      </w:pPr>
    </w:lvl>
    <w:lvl w:ilvl="8" w:tplc="7FEC2552">
      <w:start w:val="1"/>
      <w:numFmt w:val="lowerRoman"/>
      <w:lvlText w:val="%9."/>
      <w:lvlJc w:val="right"/>
      <w:pPr>
        <w:ind w:left="6480" w:hanging="180"/>
      </w:pPr>
    </w:lvl>
  </w:abstractNum>
  <w:abstractNum w:abstractNumId="12" w15:restartNumberingAfterBreak="0">
    <w:nsid w:val="2CB14940"/>
    <w:multiLevelType w:val="hybridMultilevel"/>
    <w:tmpl w:val="93F219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0F131D"/>
    <w:multiLevelType w:val="multilevel"/>
    <w:tmpl w:val="26B0B2F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0BD7965"/>
    <w:multiLevelType w:val="hybridMultilevel"/>
    <w:tmpl w:val="FA82D82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4035F1"/>
    <w:multiLevelType w:val="hybridMultilevel"/>
    <w:tmpl w:val="5936DD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A1A88F"/>
    <w:multiLevelType w:val="hybridMultilevel"/>
    <w:tmpl w:val="1AB2A1BE"/>
    <w:lvl w:ilvl="0" w:tplc="738426DE">
      <w:start w:val="1"/>
      <w:numFmt w:val="decimal"/>
      <w:lvlText w:val="%1."/>
      <w:lvlJc w:val="left"/>
      <w:pPr>
        <w:ind w:left="720" w:hanging="360"/>
      </w:pPr>
    </w:lvl>
    <w:lvl w:ilvl="1" w:tplc="66D8DA24">
      <w:start w:val="1"/>
      <w:numFmt w:val="lowerLetter"/>
      <w:lvlText w:val="%2."/>
      <w:lvlJc w:val="left"/>
      <w:pPr>
        <w:ind w:left="1440" w:hanging="360"/>
      </w:pPr>
    </w:lvl>
    <w:lvl w:ilvl="2" w:tplc="4FE2FA70">
      <w:start w:val="1"/>
      <w:numFmt w:val="lowerRoman"/>
      <w:lvlText w:val="%3."/>
      <w:lvlJc w:val="right"/>
      <w:pPr>
        <w:ind w:left="2160" w:hanging="180"/>
      </w:pPr>
    </w:lvl>
    <w:lvl w:ilvl="3" w:tplc="2BA2680C">
      <w:start w:val="1"/>
      <w:numFmt w:val="decimal"/>
      <w:lvlText w:val="%4."/>
      <w:lvlJc w:val="left"/>
      <w:pPr>
        <w:ind w:left="2880" w:hanging="360"/>
      </w:pPr>
    </w:lvl>
    <w:lvl w:ilvl="4" w:tplc="22EC0EB4">
      <w:start w:val="1"/>
      <w:numFmt w:val="lowerLetter"/>
      <w:lvlText w:val="%5."/>
      <w:lvlJc w:val="left"/>
      <w:pPr>
        <w:ind w:left="3600" w:hanging="360"/>
      </w:pPr>
    </w:lvl>
    <w:lvl w:ilvl="5" w:tplc="964EC6D4">
      <w:start w:val="1"/>
      <w:numFmt w:val="lowerRoman"/>
      <w:lvlText w:val="%6."/>
      <w:lvlJc w:val="right"/>
      <w:pPr>
        <w:ind w:left="4320" w:hanging="180"/>
      </w:pPr>
    </w:lvl>
    <w:lvl w:ilvl="6" w:tplc="3BE2D4F8">
      <w:start w:val="1"/>
      <w:numFmt w:val="decimal"/>
      <w:lvlText w:val="%7."/>
      <w:lvlJc w:val="left"/>
      <w:pPr>
        <w:ind w:left="5040" w:hanging="360"/>
      </w:pPr>
    </w:lvl>
    <w:lvl w:ilvl="7" w:tplc="E6EA5416">
      <w:start w:val="1"/>
      <w:numFmt w:val="lowerLetter"/>
      <w:lvlText w:val="%8."/>
      <w:lvlJc w:val="left"/>
      <w:pPr>
        <w:ind w:left="5760" w:hanging="360"/>
      </w:pPr>
    </w:lvl>
    <w:lvl w:ilvl="8" w:tplc="681EBAD6">
      <w:start w:val="1"/>
      <w:numFmt w:val="lowerRoman"/>
      <w:lvlText w:val="%9."/>
      <w:lvlJc w:val="right"/>
      <w:pPr>
        <w:ind w:left="6480" w:hanging="180"/>
      </w:pPr>
    </w:lvl>
  </w:abstractNum>
  <w:abstractNum w:abstractNumId="18" w15:restartNumberingAfterBreak="0">
    <w:nsid w:val="4A1A149D"/>
    <w:multiLevelType w:val="hybridMultilevel"/>
    <w:tmpl w:val="58EA66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50AC7D00"/>
    <w:multiLevelType w:val="hybridMultilevel"/>
    <w:tmpl w:val="4CE45A90"/>
    <w:lvl w:ilvl="0" w:tplc="CE5C45F4">
      <w:start w:val="1"/>
      <w:numFmt w:val="bullet"/>
      <w:lvlText w:val="o"/>
      <w:lvlJc w:val="left"/>
      <w:pPr>
        <w:ind w:left="720" w:hanging="360"/>
      </w:pPr>
      <w:rPr>
        <w:rFonts w:ascii="Symbol" w:hAnsi="Symbol" w:hint="default"/>
      </w:rPr>
    </w:lvl>
    <w:lvl w:ilvl="1" w:tplc="FD9E3CAC">
      <w:start w:val="1"/>
      <w:numFmt w:val="bullet"/>
      <w:lvlText w:val="o"/>
      <w:lvlJc w:val="left"/>
      <w:pPr>
        <w:ind w:left="1440" w:hanging="360"/>
      </w:pPr>
      <w:rPr>
        <w:rFonts w:ascii="Courier New" w:hAnsi="Courier New" w:hint="default"/>
      </w:rPr>
    </w:lvl>
    <w:lvl w:ilvl="2" w:tplc="F5C87CE8">
      <w:start w:val="1"/>
      <w:numFmt w:val="bullet"/>
      <w:lvlText w:val=""/>
      <w:lvlJc w:val="left"/>
      <w:pPr>
        <w:ind w:left="2160" w:hanging="360"/>
      </w:pPr>
      <w:rPr>
        <w:rFonts w:ascii="Wingdings" w:hAnsi="Wingdings" w:hint="default"/>
      </w:rPr>
    </w:lvl>
    <w:lvl w:ilvl="3" w:tplc="3F7E2130">
      <w:start w:val="1"/>
      <w:numFmt w:val="bullet"/>
      <w:lvlText w:val=""/>
      <w:lvlJc w:val="left"/>
      <w:pPr>
        <w:ind w:left="2880" w:hanging="360"/>
      </w:pPr>
      <w:rPr>
        <w:rFonts w:ascii="Symbol" w:hAnsi="Symbol" w:hint="default"/>
      </w:rPr>
    </w:lvl>
    <w:lvl w:ilvl="4" w:tplc="75D0349C">
      <w:start w:val="1"/>
      <w:numFmt w:val="bullet"/>
      <w:lvlText w:val="o"/>
      <w:lvlJc w:val="left"/>
      <w:pPr>
        <w:ind w:left="3600" w:hanging="360"/>
      </w:pPr>
      <w:rPr>
        <w:rFonts w:ascii="Courier New" w:hAnsi="Courier New" w:hint="default"/>
      </w:rPr>
    </w:lvl>
    <w:lvl w:ilvl="5" w:tplc="BB80A572">
      <w:start w:val="1"/>
      <w:numFmt w:val="bullet"/>
      <w:lvlText w:val=""/>
      <w:lvlJc w:val="left"/>
      <w:pPr>
        <w:ind w:left="4320" w:hanging="360"/>
      </w:pPr>
      <w:rPr>
        <w:rFonts w:ascii="Wingdings" w:hAnsi="Wingdings" w:hint="default"/>
      </w:rPr>
    </w:lvl>
    <w:lvl w:ilvl="6" w:tplc="81983312">
      <w:start w:val="1"/>
      <w:numFmt w:val="bullet"/>
      <w:lvlText w:val=""/>
      <w:lvlJc w:val="left"/>
      <w:pPr>
        <w:ind w:left="5040" w:hanging="360"/>
      </w:pPr>
      <w:rPr>
        <w:rFonts w:ascii="Symbol" w:hAnsi="Symbol" w:hint="default"/>
      </w:rPr>
    </w:lvl>
    <w:lvl w:ilvl="7" w:tplc="C53AFEDA">
      <w:start w:val="1"/>
      <w:numFmt w:val="bullet"/>
      <w:lvlText w:val="o"/>
      <w:lvlJc w:val="left"/>
      <w:pPr>
        <w:ind w:left="5760" w:hanging="360"/>
      </w:pPr>
      <w:rPr>
        <w:rFonts w:ascii="Courier New" w:hAnsi="Courier New" w:hint="default"/>
      </w:rPr>
    </w:lvl>
    <w:lvl w:ilvl="8" w:tplc="B1B8714A">
      <w:start w:val="1"/>
      <w:numFmt w:val="bullet"/>
      <w:lvlText w:val=""/>
      <w:lvlJc w:val="left"/>
      <w:pPr>
        <w:ind w:left="6480" w:hanging="360"/>
      </w:pPr>
      <w:rPr>
        <w:rFonts w:ascii="Wingdings" w:hAnsi="Wingdings" w:hint="default"/>
      </w:rPr>
    </w:lvl>
  </w:abstractNum>
  <w:abstractNum w:abstractNumId="21"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979D7A"/>
    <w:multiLevelType w:val="hybridMultilevel"/>
    <w:tmpl w:val="7ED8B89C"/>
    <w:lvl w:ilvl="0" w:tplc="A962A9BA">
      <w:start w:val="1"/>
      <w:numFmt w:val="bullet"/>
      <w:lvlText w:val="o"/>
      <w:lvlJc w:val="left"/>
      <w:pPr>
        <w:ind w:left="720" w:hanging="360"/>
      </w:pPr>
      <w:rPr>
        <w:rFonts w:ascii="Symbol" w:hAnsi="Symbol" w:hint="default"/>
      </w:rPr>
    </w:lvl>
    <w:lvl w:ilvl="1" w:tplc="E8A0E06C">
      <w:start w:val="1"/>
      <w:numFmt w:val="bullet"/>
      <w:lvlText w:val="o"/>
      <w:lvlJc w:val="left"/>
      <w:pPr>
        <w:ind w:left="1440" w:hanging="360"/>
      </w:pPr>
      <w:rPr>
        <w:rFonts w:ascii="Courier New" w:hAnsi="Courier New" w:hint="default"/>
      </w:rPr>
    </w:lvl>
    <w:lvl w:ilvl="2" w:tplc="4A7E5B28">
      <w:start w:val="1"/>
      <w:numFmt w:val="bullet"/>
      <w:lvlText w:val=""/>
      <w:lvlJc w:val="left"/>
      <w:pPr>
        <w:ind w:left="2160" w:hanging="360"/>
      </w:pPr>
      <w:rPr>
        <w:rFonts w:ascii="Wingdings" w:hAnsi="Wingdings" w:hint="default"/>
      </w:rPr>
    </w:lvl>
    <w:lvl w:ilvl="3" w:tplc="A82AFD02">
      <w:start w:val="1"/>
      <w:numFmt w:val="bullet"/>
      <w:lvlText w:val=""/>
      <w:lvlJc w:val="left"/>
      <w:pPr>
        <w:ind w:left="2880" w:hanging="360"/>
      </w:pPr>
      <w:rPr>
        <w:rFonts w:ascii="Symbol" w:hAnsi="Symbol" w:hint="default"/>
      </w:rPr>
    </w:lvl>
    <w:lvl w:ilvl="4" w:tplc="F4423B84">
      <w:start w:val="1"/>
      <w:numFmt w:val="bullet"/>
      <w:lvlText w:val="o"/>
      <w:lvlJc w:val="left"/>
      <w:pPr>
        <w:ind w:left="3600" w:hanging="360"/>
      </w:pPr>
      <w:rPr>
        <w:rFonts w:ascii="Courier New" w:hAnsi="Courier New" w:hint="default"/>
      </w:rPr>
    </w:lvl>
    <w:lvl w:ilvl="5" w:tplc="88B4DD52">
      <w:start w:val="1"/>
      <w:numFmt w:val="bullet"/>
      <w:lvlText w:val=""/>
      <w:lvlJc w:val="left"/>
      <w:pPr>
        <w:ind w:left="4320" w:hanging="360"/>
      </w:pPr>
      <w:rPr>
        <w:rFonts w:ascii="Wingdings" w:hAnsi="Wingdings" w:hint="default"/>
      </w:rPr>
    </w:lvl>
    <w:lvl w:ilvl="6" w:tplc="4EB8813A">
      <w:start w:val="1"/>
      <w:numFmt w:val="bullet"/>
      <w:lvlText w:val=""/>
      <w:lvlJc w:val="left"/>
      <w:pPr>
        <w:ind w:left="5040" w:hanging="360"/>
      </w:pPr>
      <w:rPr>
        <w:rFonts w:ascii="Symbol" w:hAnsi="Symbol" w:hint="default"/>
      </w:rPr>
    </w:lvl>
    <w:lvl w:ilvl="7" w:tplc="05920492">
      <w:start w:val="1"/>
      <w:numFmt w:val="bullet"/>
      <w:lvlText w:val="o"/>
      <w:lvlJc w:val="left"/>
      <w:pPr>
        <w:ind w:left="5760" w:hanging="360"/>
      </w:pPr>
      <w:rPr>
        <w:rFonts w:ascii="Courier New" w:hAnsi="Courier New" w:hint="default"/>
      </w:rPr>
    </w:lvl>
    <w:lvl w:ilvl="8" w:tplc="B4AEE940">
      <w:start w:val="1"/>
      <w:numFmt w:val="bullet"/>
      <w:lvlText w:val=""/>
      <w:lvlJc w:val="left"/>
      <w:pPr>
        <w:ind w:left="6480" w:hanging="360"/>
      </w:pPr>
      <w:rPr>
        <w:rFonts w:ascii="Wingdings" w:hAnsi="Wingdings" w:hint="default"/>
      </w:rPr>
    </w:lvl>
  </w:abstractNum>
  <w:abstractNum w:abstractNumId="23" w15:restartNumberingAfterBreak="0">
    <w:nsid w:val="621063C2"/>
    <w:multiLevelType w:val="hybridMultilevel"/>
    <w:tmpl w:val="3A066E2A"/>
    <w:lvl w:ilvl="0" w:tplc="BB8C58BE">
      <w:start w:val="1"/>
      <w:numFmt w:val="bullet"/>
      <w:lvlText w:val=""/>
      <w:lvlJc w:val="left"/>
      <w:pPr>
        <w:ind w:left="720" w:hanging="360"/>
      </w:pPr>
      <w:rPr>
        <w:rFonts w:ascii="Symbol" w:hAnsi="Symbol" w:hint="default"/>
      </w:rPr>
    </w:lvl>
    <w:lvl w:ilvl="1" w:tplc="FB6265E6">
      <w:start w:val="1"/>
      <w:numFmt w:val="bullet"/>
      <w:lvlText w:val="9"/>
      <w:lvlJc w:val="left"/>
      <w:pPr>
        <w:ind w:left="1440" w:hanging="360"/>
      </w:pPr>
      <w:rPr>
        <w:rFonts w:ascii="Ubuntu" w:hAnsi="Ubuntu" w:hint="default"/>
      </w:rPr>
    </w:lvl>
    <w:lvl w:ilvl="2" w:tplc="A5C055EE">
      <w:start w:val="1"/>
      <w:numFmt w:val="bullet"/>
      <w:lvlText w:val=""/>
      <w:lvlJc w:val="left"/>
      <w:pPr>
        <w:ind w:left="2160" w:hanging="360"/>
      </w:pPr>
      <w:rPr>
        <w:rFonts w:ascii="Wingdings" w:hAnsi="Wingdings" w:hint="default"/>
      </w:rPr>
    </w:lvl>
    <w:lvl w:ilvl="3" w:tplc="1CFA290C">
      <w:start w:val="1"/>
      <w:numFmt w:val="bullet"/>
      <w:lvlText w:val=""/>
      <w:lvlJc w:val="left"/>
      <w:pPr>
        <w:ind w:left="2880" w:hanging="360"/>
      </w:pPr>
      <w:rPr>
        <w:rFonts w:ascii="Symbol" w:hAnsi="Symbol" w:hint="default"/>
      </w:rPr>
    </w:lvl>
    <w:lvl w:ilvl="4" w:tplc="F5F8C906">
      <w:start w:val="1"/>
      <w:numFmt w:val="bullet"/>
      <w:lvlText w:val="o"/>
      <w:lvlJc w:val="left"/>
      <w:pPr>
        <w:ind w:left="3600" w:hanging="360"/>
      </w:pPr>
      <w:rPr>
        <w:rFonts w:ascii="Courier New" w:hAnsi="Courier New" w:hint="default"/>
      </w:rPr>
    </w:lvl>
    <w:lvl w:ilvl="5" w:tplc="75F6D61C">
      <w:start w:val="1"/>
      <w:numFmt w:val="bullet"/>
      <w:lvlText w:val=""/>
      <w:lvlJc w:val="left"/>
      <w:pPr>
        <w:ind w:left="4320" w:hanging="360"/>
      </w:pPr>
      <w:rPr>
        <w:rFonts w:ascii="Wingdings" w:hAnsi="Wingdings" w:hint="default"/>
      </w:rPr>
    </w:lvl>
    <w:lvl w:ilvl="6" w:tplc="9EF0F02A">
      <w:start w:val="1"/>
      <w:numFmt w:val="bullet"/>
      <w:lvlText w:val=""/>
      <w:lvlJc w:val="left"/>
      <w:pPr>
        <w:ind w:left="5040" w:hanging="360"/>
      </w:pPr>
      <w:rPr>
        <w:rFonts w:ascii="Symbol" w:hAnsi="Symbol" w:hint="default"/>
      </w:rPr>
    </w:lvl>
    <w:lvl w:ilvl="7" w:tplc="399ECB88">
      <w:start w:val="1"/>
      <w:numFmt w:val="bullet"/>
      <w:lvlText w:val="o"/>
      <w:lvlJc w:val="left"/>
      <w:pPr>
        <w:ind w:left="5760" w:hanging="360"/>
      </w:pPr>
      <w:rPr>
        <w:rFonts w:ascii="Courier New" w:hAnsi="Courier New" w:hint="default"/>
      </w:rPr>
    </w:lvl>
    <w:lvl w:ilvl="8" w:tplc="DD2EA776">
      <w:start w:val="1"/>
      <w:numFmt w:val="bullet"/>
      <w:lvlText w:val=""/>
      <w:lvlJc w:val="left"/>
      <w:pPr>
        <w:ind w:left="6480" w:hanging="360"/>
      </w:pPr>
      <w:rPr>
        <w:rFonts w:ascii="Wingdings" w:hAnsi="Wingdings" w:hint="default"/>
      </w:rPr>
    </w:lvl>
  </w:abstractNum>
  <w:abstractNum w:abstractNumId="24" w15:restartNumberingAfterBreak="0">
    <w:nsid w:val="658206C2"/>
    <w:multiLevelType w:val="hybridMultilevel"/>
    <w:tmpl w:val="56E88154"/>
    <w:lvl w:ilvl="0" w:tplc="E0C45F16">
      <w:start w:val="1"/>
      <w:numFmt w:val="bullet"/>
      <w:lvlText w:val="o"/>
      <w:lvlJc w:val="left"/>
      <w:pPr>
        <w:ind w:left="720" w:hanging="360"/>
      </w:pPr>
      <w:rPr>
        <w:rFonts w:ascii="Symbol" w:hAnsi="Symbol" w:hint="default"/>
      </w:rPr>
    </w:lvl>
    <w:lvl w:ilvl="1" w:tplc="5FCA48FA">
      <w:start w:val="1"/>
      <w:numFmt w:val="bullet"/>
      <w:lvlText w:val="o"/>
      <w:lvlJc w:val="left"/>
      <w:pPr>
        <w:ind w:left="1440" w:hanging="360"/>
      </w:pPr>
      <w:rPr>
        <w:rFonts w:ascii="Courier New" w:hAnsi="Courier New" w:hint="default"/>
      </w:rPr>
    </w:lvl>
    <w:lvl w:ilvl="2" w:tplc="F056D008">
      <w:start w:val="1"/>
      <w:numFmt w:val="bullet"/>
      <w:lvlText w:val=""/>
      <w:lvlJc w:val="left"/>
      <w:pPr>
        <w:ind w:left="2160" w:hanging="360"/>
      </w:pPr>
      <w:rPr>
        <w:rFonts w:ascii="Wingdings" w:hAnsi="Wingdings" w:hint="default"/>
      </w:rPr>
    </w:lvl>
    <w:lvl w:ilvl="3" w:tplc="5DEA6152">
      <w:start w:val="1"/>
      <w:numFmt w:val="bullet"/>
      <w:lvlText w:val=""/>
      <w:lvlJc w:val="left"/>
      <w:pPr>
        <w:ind w:left="2880" w:hanging="360"/>
      </w:pPr>
      <w:rPr>
        <w:rFonts w:ascii="Symbol" w:hAnsi="Symbol" w:hint="default"/>
      </w:rPr>
    </w:lvl>
    <w:lvl w:ilvl="4" w:tplc="FC98DC6E">
      <w:start w:val="1"/>
      <w:numFmt w:val="bullet"/>
      <w:lvlText w:val="o"/>
      <w:lvlJc w:val="left"/>
      <w:pPr>
        <w:ind w:left="3600" w:hanging="360"/>
      </w:pPr>
      <w:rPr>
        <w:rFonts w:ascii="Courier New" w:hAnsi="Courier New" w:hint="default"/>
      </w:rPr>
    </w:lvl>
    <w:lvl w:ilvl="5" w:tplc="22940082">
      <w:start w:val="1"/>
      <w:numFmt w:val="bullet"/>
      <w:lvlText w:val=""/>
      <w:lvlJc w:val="left"/>
      <w:pPr>
        <w:ind w:left="4320" w:hanging="360"/>
      </w:pPr>
      <w:rPr>
        <w:rFonts w:ascii="Wingdings" w:hAnsi="Wingdings" w:hint="default"/>
      </w:rPr>
    </w:lvl>
    <w:lvl w:ilvl="6" w:tplc="C6EA9F86">
      <w:start w:val="1"/>
      <w:numFmt w:val="bullet"/>
      <w:lvlText w:val=""/>
      <w:lvlJc w:val="left"/>
      <w:pPr>
        <w:ind w:left="5040" w:hanging="360"/>
      </w:pPr>
      <w:rPr>
        <w:rFonts w:ascii="Symbol" w:hAnsi="Symbol" w:hint="default"/>
      </w:rPr>
    </w:lvl>
    <w:lvl w:ilvl="7" w:tplc="54468828">
      <w:start w:val="1"/>
      <w:numFmt w:val="bullet"/>
      <w:lvlText w:val="o"/>
      <w:lvlJc w:val="left"/>
      <w:pPr>
        <w:ind w:left="5760" w:hanging="360"/>
      </w:pPr>
      <w:rPr>
        <w:rFonts w:ascii="Courier New" w:hAnsi="Courier New" w:hint="default"/>
      </w:rPr>
    </w:lvl>
    <w:lvl w:ilvl="8" w:tplc="111EF2EE">
      <w:start w:val="1"/>
      <w:numFmt w:val="bullet"/>
      <w:lvlText w:val=""/>
      <w:lvlJc w:val="left"/>
      <w:pPr>
        <w:ind w:left="6480" w:hanging="360"/>
      </w:pPr>
      <w:rPr>
        <w:rFonts w:ascii="Wingdings" w:hAnsi="Wingdings" w:hint="default"/>
      </w:rPr>
    </w:lvl>
  </w:abstractNum>
  <w:abstractNum w:abstractNumId="25" w15:restartNumberingAfterBreak="0">
    <w:nsid w:val="6A3F419B"/>
    <w:multiLevelType w:val="hybridMultilevel"/>
    <w:tmpl w:val="A94E99B2"/>
    <w:lvl w:ilvl="0" w:tplc="EBCA4A50">
      <w:start w:val="1"/>
      <w:numFmt w:val="bullet"/>
      <w:lvlText w:val="o"/>
      <w:lvlJc w:val="left"/>
      <w:pPr>
        <w:ind w:left="720" w:hanging="360"/>
      </w:pPr>
      <w:rPr>
        <w:rFonts w:ascii="Symbol" w:hAnsi="Symbol" w:hint="default"/>
      </w:rPr>
    </w:lvl>
    <w:lvl w:ilvl="1" w:tplc="4C12CFE4">
      <w:start w:val="1"/>
      <w:numFmt w:val="bullet"/>
      <w:lvlText w:val="o"/>
      <w:lvlJc w:val="left"/>
      <w:pPr>
        <w:ind w:left="1440" w:hanging="360"/>
      </w:pPr>
      <w:rPr>
        <w:rFonts w:ascii="Courier New" w:hAnsi="Courier New" w:hint="default"/>
      </w:rPr>
    </w:lvl>
    <w:lvl w:ilvl="2" w:tplc="1096B234">
      <w:start w:val="1"/>
      <w:numFmt w:val="bullet"/>
      <w:lvlText w:val=""/>
      <w:lvlJc w:val="left"/>
      <w:pPr>
        <w:ind w:left="2160" w:hanging="360"/>
      </w:pPr>
      <w:rPr>
        <w:rFonts w:ascii="Wingdings" w:hAnsi="Wingdings" w:hint="default"/>
      </w:rPr>
    </w:lvl>
    <w:lvl w:ilvl="3" w:tplc="0C14C9A4">
      <w:start w:val="1"/>
      <w:numFmt w:val="bullet"/>
      <w:lvlText w:val=""/>
      <w:lvlJc w:val="left"/>
      <w:pPr>
        <w:ind w:left="2880" w:hanging="360"/>
      </w:pPr>
      <w:rPr>
        <w:rFonts w:ascii="Symbol" w:hAnsi="Symbol" w:hint="default"/>
      </w:rPr>
    </w:lvl>
    <w:lvl w:ilvl="4" w:tplc="13F63A88">
      <w:start w:val="1"/>
      <w:numFmt w:val="bullet"/>
      <w:lvlText w:val="o"/>
      <w:lvlJc w:val="left"/>
      <w:pPr>
        <w:ind w:left="3600" w:hanging="360"/>
      </w:pPr>
      <w:rPr>
        <w:rFonts w:ascii="Courier New" w:hAnsi="Courier New" w:hint="default"/>
      </w:rPr>
    </w:lvl>
    <w:lvl w:ilvl="5" w:tplc="C028334A">
      <w:start w:val="1"/>
      <w:numFmt w:val="bullet"/>
      <w:lvlText w:val=""/>
      <w:lvlJc w:val="left"/>
      <w:pPr>
        <w:ind w:left="4320" w:hanging="360"/>
      </w:pPr>
      <w:rPr>
        <w:rFonts w:ascii="Wingdings" w:hAnsi="Wingdings" w:hint="default"/>
      </w:rPr>
    </w:lvl>
    <w:lvl w:ilvl="6" w:tplc="FDA0A4BE">
      <w:start w:val="1"/>
      <w:numFmt w:val="bullet"/>
      <w:lvlText w:val=""/>
      <w:lvlJc w:val="left"/>
      <w:pPr>
        <w:ind w:left="5040" w:hanging="360"/>
      </w:pPr>
      <w:rPr>
        <w:rFonts w:ascii="Symbol" w:hAnsi="Symbol" w:hint="default"/>
      </w:rPr>
    </w:lvl>
    <w:lvl w:ilvl="7" w:tplc="76785D0E">
      <w:start w:val="1"/>
      <w:numFmt w:val="bullet"/>
      <w:lvlText w:val="o"/>
      <w:lvlJc w:val="left"/>
      <w:pPr>
        <w:ind w:left="5760" w:hanging="360"/>
      </w:pPr>
      <w:rPr>
        <w:rFonts w:ascii="Courier New" w:hAnsi="Courier New" w:hint="default"/>
      </w:rPr>
    </w:lvl>
    <w:lvl w:ilvl="8" w:tplc="6EFAEE16">
      <w:start w:val="1"/>
      <w:numFmt w:val="bullet"/>
      <w:lvlText w:val=""/>
      <w:lvlJc w:val="left"/>
      <w:pPr>
        <w:ind w:left="6480" w:hanging="360"/>
      </w:pPr>
      <w:rPr>
        <w:rFonts w:ascii="Wingdings" w:hAnsi="Wingdings" w:hint="default"/>
      </w:rPr>
    </w:lvl>
  </w:abstractNum>
  <w:abstractNum w:abstractNumId="26" w15:restartNumberingAfterBreak="0">
    <w:nsid w:val="6D645D19"/>
    <w:multiLevelType w:val="hybridMultilevel"/>
    <w:tmpl w:val="A470F6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01BB63C"/>
    <w:multiLevelType w:val="hybridMultilevel"/>
    <w:tmpl w:val="36B62DB4"/>
    <w:lvl w:ilvl="0" w:tplc="C22A395A">
      <w:start w:val="1"/>
      <w:numFmt w:val="decimal"/>
      <w:lvlText w:val="%1."/>
      <w:lvlJc w:val="left"/>
      <w:pPr>
        <w:ind w:left="720" w:hanging="360"/>
      </w:pPr>
    </w:lvl>
    <w:lvl w:ilvl="1" w:tplc="C19C35C6">
      <w:start w:val="1"/>
      <w:numFmt w:val="lowerLetter"/>
      <w:lvlText w:val="%2."/>
      <w:lvlJc w:val="left"/>
      <w:pPr>
        <w:ind w:left="1440" w:hanging="360"/>
      </w:pPr>
    </w:lvl>
    <w:lvl w:ilvl="2" w:tplc="549C45C4">
      <w:start w:val="1"/>
      <w:numFmt w:val="lowerRoman"/>
      <w:lvlText w:val="%3."/>
      <w:lvlJc w:val="right"/>
      <w:pPr>
        <w:ind w:left="2160" w:hanging="180"/>
      </w:pPr>
    </w:lvl>
    <w:lvl w:ilvl="3" w:tplc="049E8E46">
      <w:start w:val="1"/>
      <w:numFmt w:val="decimal"/>
      <w:lvlText w:val="%4."/>
      <w:lvlJc w:val="left"/>
      <w:pPr>
        <w:ind w:left="2880" w:hanging="360"/>
      </w:pPr>
    </w:lvl>
    <w:lvl w:ilvl="4" w:tplc="7C900742">
      <w:start w:val="1"/>
      <w:numFmt w:val="lowerLetter"/>
      <w:lvlText w:val="%5."/>
      <w:lvlJc w:val="left"/>
      <w:pPr>
        <w:ind w:left="3600" w:hanging="360"/>
      </w:pPr>
    </w:lvl>
    <w:lvl w:ilvl="5" w:tplc="D722BB14">
      <w:start w:val="1"/>
      <w:numFmt w:val="lowerRoman"/>
      <w:lvlText w:val="%6."/>
      <w:lvlJc w:val="right"/>
      <w:pPr>
        <w:ind w:left="4320" w:hanging="180"/>
      </w:pPr>
    </w:lvl>
    <w:lvl w:ilvl="6" w:tplc="9392D750">
      <w:start w:val="1"/>
      <w:numFmt w:val="decimal"/>
      <w:lvlText w:val="%7."/>
      <w:lvlJc w:val="left"/>
      <w:pPr>
        <w:ind w:left="5040" w:hanging="360"/>
      </w:pPr>
    </w:lvl>
    <w:lvl w:ilvl="7" w:tplc="C444D9BE">
      <w:start w:val="1"/>
      <w:numFmt w:val="lowerLetter"/>
      <w:lvlText w:val="%8."/>
      <w:lvlJc w:val="left"/>
      <w:pPr>
        <w:ind w:left="5760" w:hanging="360"/>
      </w:pPr>
    </w:lvl>
    <w:lvl w:ilvl="8" w:tplc="10365E68">
      <w:start w:val="1"/>
      <w:numFmt w:val="lowerRoman"/>
      <w:lvlText w:val="%9."/>
      <w:lvlJc w:val="right"/>
      <w:pPr>
        <w:ind w:left="6480" w:hanging="180"/>
      </w:pPr>
    </w:lvl>
  </w:abstractNum>
  <w:abstractNum w:abstractNumId="28" w15:restartNumberingAfterBreak="0">
    <w:nsid w:val="719124F7"/>
    <w:multiLevelType w:val="hybridMultilevel"/>
    <w:tmpl w:val="571ADBD0"/>
    <w:lvl w:ilvl="0" w:tplc="2B7EECA0">
      <w:start w:val="1"/>
      <w:numFmt w:val="decimal"/>
      <w:lvlText w:val="%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29" w15:restartNumberingAfterBreak="0">
    <w:nsid w:val="71E70809"/>
    <w:multiLevelType w:val="hybridMultilevel"/>
    <w:tmpl w:val="3A54220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581203D"/>
    <w:multiLevelType w:val="hybridMultilevel"/>
    <w:tmpl w:val="073CC52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688C633"/>
    <w:multiLevelType w:val="hybridMultilevel"/>
    <w:tmpl w:val="81F63320"/>
    <w:lvl w:ilvl="0" w:tplc="99920F3E">
      <w:start w:val="1"/>
      <w:numFmt w:val="bullet"/>
      <w:lvlText w:val="o"/>
      <w:lvlJc w:val="left"/>
      <w:pPr>
        <w:ind w:left="720" w:hanging="360"/>
      </w:pPr>
      <w:rPr>
        <w:rFonts w:ascii="Symbol" w:hAnsi="Symbol" w:hint="default"/>
      </w:rPr>
    </w:lvl>
    <w:lvl w:ilvl="1" w:tplc="414EB298">
      <w:start w:val="1"/>
      <w:numFmt w:val="bullet"/>
      <w:lvlText w:val="o"/>
      <w:lvlJc w:val="left"/>
      <w:pPr>
        <w:ind w:left="1440" w:hanging="360"/>
      </w:pPr>
      <w:rPr>
        <w:rFonts w:ascii="Courier New" w:hAnsi="Courier New" w:hint="default"/>
      </w:rPr>
    </w:lvl>
    <w:lvl w:ilvl="2" w:tplc="227E9706">
      <w:start w:val="1"/>
      <w:numFmt w:val="bullet"/>
      <w:lvlText w:val=""/>
      <w:lvlJc w:val="left"/>
      <w:pPr>
        <w:ind w:left="2160" w:hanging="360"/>
      </w:pPr>
      <w:rPr>
        <w:rFonts w:ascii="Wingdings" w:hAnsi="Wingdings" w:hint="default"/>
      </w:rPr>
    </w:lvl>
    <w:lvl w:ilvl="3" w:tplc="4C6EA1A6">
      <w:start w:val="1"/>
      <w:numFmt w:val="bullet"/>
      <w:lvlText w:val=""/>
      <w:lvlJc w:val="left"/>
      <w:pPr>
        <w:ind w:left="2880" w:hanging="360"/>
      </w:pPr>
      <w:rPr>
        <w:rFonts w:ascii="Symbol" w:hAnsi="Symbol" w:hint="default"/>
      </w:rPr>
    </w:lvl>
    <w:lvl w:ilvl="4" w:tplc="F21CB6A8">
      <w:start w:val="1"/>
      <w:numFmt w:val="bullet"/>
      <w:lvlText w:val="o"/>
      <w:lvlJc w:val="left"/>
      <w:pPr>
        <w:ind w:left="3600" w:hanging="360"/>
      </w:pPr>
      <w:rPr>
        <w:rFonts w:ascii="Courier New" w:hAnsi="Courier New" w:hint="default"/>
      </w:rPr>
    </w:lvl>
    <w:lvl w:ilvl="5" w:tplc="B7F0FA18">
      <w:start w:val="1"/>
      <w:numFmt w:val="bullet"/>
      <w:lvlText w:val=""/>
      <w:lvlJc w:val="left"/>
      <w:pPr>
        <w:ind w:left="4320" w:hanging="360"/>
      </w:pPr>
      <w:rPr>
        <w:rFonts w:ascii="Wingdings" w:hAnsi="Wingdings" w:hint="default"/>
      </w:rPr>
    </w:lvl>
    <w:lvl w:ilvl="6" w:tplc="0D68A36C">
      <w:start w:val="1"/>
      <w:numFmt w:val="bullet"/>
      <w:lvlText w:val=""/>
      <w:lvlJc w:val="left"/>
      <w:pPr>
        <w:ind w:left="5040" w:hanging="360"/>
      </w:pPr>
      <w:rPr>
        <w:rFonts w:ascii="Symbol" w:hAnsi="Symbol" w:hint="default"/>
      </w:rPr>
    </w:lvl>
    <w:lvl w:ilvl="7" w:tplc="14904762">
      <w:start w:val="1"/>
      <w:numFmt w:val="bullet"/>
      <w:lvlText w:val="o"/>
      <w:lvlJc w:val="left"/>
      <w:pPr>
        <w:ind w:left="5760" w:hanging="360"/>
      </w:pPr>
      <w:rPr>
        <w:rFonts w:ascii="Courier New" w:hAnsi="Courier New" w:hint="default"/>
      </w:rPr>
    </w:lvl>
    <w:lvl w:ilvl="8" w:tplc="CCA6A77E">
      <w:start w:val="1"/>
      <w:numFmt w:val="bullet"/>
      <w:lvlText w:val=""/>
      <w:lvlJc w:val="left"/>
      <w:pPr>
        <w:ind w:left="6480" w:hanging="360"/>
      </w:pPr>
      <w:rPr>
        <w:rFonts w:ascii="Wingdings" w:hAnsi="Wingdings" w:hint="default"/>
      </w:rPr>
    </w:lvl>
  </w:abstractNum>
  <w:abstractNum w:abstractNumId="32" w15:restartNumberingAfterBreak="0">
    <w:nsid w:val="787151D8"/>
    <w:multiLevelType w:val="multilevel"/>
    <w:tmpl w:val="C7A24BD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94" w:hanging="794"/>
      </w:pPr>
    </w:lvl>
    <w:lvl w:ilvl="2">
      <w:start w:val="1"/>
      <w:numFmt w:val="decimal"/>
      <w:pStyle w:val="Heading3"/>
      <w:lvlText w:val="%1.%2.%3"/>
      <w:lvlJc w:val="left"/>
      <w:pPr>
        <w:tabs>
          <w:tab w:val="num" w:pos="1134"/>
        </w:tabs>
        <w:ind w:left="1134" w:hanging="113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247" w:hanging="1247"/>
      </w:pPr>
      <w:rPr>
        <w:rFonts w:hint="default"/>
      </w:rPr>
    </w:lvl>
    <w:lvl w:ilvl="4">
      <w:start w:val="1"/>
      <w:numFmt w:val="decimal"/>
      <w:pStyle w:val="Heading5"/>
      <w:lvlText w:val="%1.%2.%3.%4.%5"/>
      <w:lvlJc w:val="left"/>
      <w:pPr>
        <w:tabs>
          <w:tab w:val="num" w:pos="1304"/>
        </w:tabs>
        <w:ind w:left="1304" w:hanging="1304"/>
      </w:pPr>
      <w:rPr>
        <w:rFonts w:hint="default"/>
      </w:rPr>
    </w:lvl>
    <w:lvl w:ilvl="5">
      <w:start w:val="1"/>
      <w:numFmt w:val="decimal"/>
      <w:pStyle w:val="Heading6"/>
      <w:lvlText w:val="%1.%2.%3.%4.%5.%6"/>
      <w:lvlJc w:val="left"/>
      <w:pPr>
        <w:tabs>
          <w:tab w:val="num" w:pos="1871"/>
        </w:tabs>
        <w:ind w:left="1871" w:hanging="1871"/>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788CDFC3"/>
    <w:multiLevelType w:val="hybridMultilevel"/>
    <w:tmpl w:val="6F5C8D72"/>
    <w:lvl w:ilvl="0" w:tplc="E5F2F4FE">
      <w:start w:val="1"/>
      <w:numFmt w:val="bullet"/>
      <w:lvlText w:val="o"/>
      <w:lvlJc w:val="left"/>
      <w:pPr>
        <w:ind w:left="720" w:hanging="360"/>
      </w:pPr>
      <w:rPr>
        <w:rFonts w:ascii="Symbol" w:hAnsi="Symbol" w:hint="default"/>
      </w:rPr>
    </w:lvl>
    <w:lvl w:ilvl="1" w:tplc="6BB8F4F2">
      <w:start w:val="1"/>
      <w:numFmt w:val="bullet"/>
      <w:lvlText w:val="o"/>
      <w:lvlJc w:val="left"/>
      <w:pPr>
        <w:ind w:left="1440" w:hanging="360"/>
      </w:pPr>
      <w:rPr>
        <w:rFonts w:ascii="Courier New" w:hAnsi="Courier New" w:hint="default"/>
      </w:rPr>
    </w:lvl>
    <w:lvl w:ilvl="2" w:tplc="951CEAFE">
      <w:start w:val="1"/>
      <w:numFmt w:val="bullet"/>
      <w:lvlText w:val=""/>
      <w:lvlJc w:val="left"/>
      <w:pPr>
        <w:ind w:left="2160" w:hanging="360"/>
      </w:pPr>
      <w:rPr>
        <w:rFonts w:ascii="Wingdings" w:hAnsi="Wingdings" w:hint="default"/>
      </w:rPr>
    </w:lvl>
    <w:lvl w:ilvl="3" w:tplc="CC160988">
      <w:start w:val="1"/>
      <w:numFmt w:val="bullet"/>
      <w:lvlText w:val=""/>
      <w:lvlJc w:val="left"/>
      <w:pPr>
        <w:ind w:left="2880" w:hanging="360"/>
      </w:pPr>
      <w:rPr>
        <w:rFonts w:ascii="Symbol" w:hAnsi="Symbol" w:hint="default"/>
      </w:rPr>
    </w:lvl>
    <w:lvl w:ilvl="4" w:tplc="1750AD08">
      <w:start w:val="1"/>
      <w:numFmt w:val="bullet"/>
      <w:lvlText w:val="o"/>
      <w:lvlJc w:val="left"/>
      <w:pPr>
        <w:ind w:left="3600" w:hanging="360"/>
      </w:pPr>
      <w:rPr>
        <w:rFonts w:ascii="Courier New" w:hAnsi="Courier New" w:hint="default"/>
      </w:rPr>
    </w:lvl>
    <w:lvl w:ilvl="5" w:tplc="8CEE1DFC">
      <w:start w:val="1"/>
      <w:numFmt w:val="bullet"/>
      <w:lvlText w:val=""/>
      <w:lvlJc w:val="left"/>
      <w:pPr>
        <w:ind w:left="4320" w:hanging="360"/>
      </w:pPr>
      <w:rPr>
        <w:rFonts w:ascii="Wingdings" w:hAnsi="Wingdings" w:hint="default"/>
      </w:rPr>
    </w:lvl>
    <w:lvl w:ilvl="6" w:tplc="A9188728">
      <w:start w:val="1"/>
      <w:numFmt w:val="bullet"/>
      <w:lvlText w:val=""/>
      <w:lvlJc w:val="left"/>
      <w:pPr>
        <w:ind w:left="5040" w:hanging="360"/>
      </w:pPr>
      <w:rPr>
        <w:rFonts w:ascii="Symbol" w:hAnsi="Symbol" w:hint="default"/>
      </w:rPr>
    </w:lvl>
    <w:lvl w:ilvl="7" w:tplc="9EC470BA">
      <w:start w:val="1"/>
      <w:numFmt w:val="bullet"/>
      <w:lvlText w:val="o"/>
      <w:lvlJc w:val="left"/>
      <w:pPr>
        <w:ind w:left="5760" w:hanging="360"/>
      </w:pPr>
      <w:rPr>
        <w:rFonts w:ascii="Courier New" w:hAnsi="Courier New" w:hint="default"/>
      </w:rPr>
    </w:lvl>
    <w:lvl w:ilvl="8" w:tplc="312E0D00">
      <w:start w:val="1"/>
      <w:numFmt w:val="bullet"/>
      <w:lvlText w:val=""/>
      <w:lvlJc w:val="left"/>
      <w:pPr>
        <w:ind w:left="6480" w:hanging="360"/>
      </w:pPr>
      <w:rPr>
        <w:rFonts w:ascii="Wingdings" w:hAnsi="Wingdings" w:hint="default"/>
      </w:rPr>
    </w:lvl>
  </w:abstractNum>
  <w:num w:numId="1" w16cid:durableId="1588420880">
    <w:abstractNumId w:val="13"/>
  </w:num>
  <w:num w:numId="2" w16cid:durableId="95835512">
    <w:abstractNumId w:val="22"/>
  </w:num>
  <w:num w:numId="3" w16cid:durableId="180821052">
    <w:abstractNumId w:val="31"/>
  </w:num>
  <w:num w:numId="4" w16cid:durableId="903492020">
    <w:abstractNumId w:val="9"/>
  </w:num>
  <w:num w:numId="5" w16cid:durableId="133722869">
    <w:abstractNumId w:val="5"/>
  </w:num>
  <w:num w:numId="6" w16cid:durableId="2000452658">
    <w:abstractNumId w:val="6"/>
  </w:num>
  <w:num w:numId="7" w16cid:durableId="1094130904">
    <w:abstractNumId w:val="24"/>
  </w:num>
  <w:num w:numId="8" w16cid:durableId="1586652279">
    <w:abstractNumId w:val="20"/>
  </w:num>
  <w:num w:numId="9" w16cid:durableId="1116556513">
    <w:abstractNumId w:val="4"/>
  </w:num>
  <w:num w:numId="10" w16cid:durableId="471605234">
    <w:abstractNumId w:val="25"/>
  </w:num>
  <w:num w:numId="11" w16cid:durableId="1322545354">
    <w:abstractNumId w:val="33"/>
  </w:num>
  <w:num w:numId="12" w16cid:durableId="639072993">
    <w:abstractNumId w:val="7"/>
  </w:num>
  <w:num w:numId="13" w16cid:durableId="1402947817">
    <w:abstractNumId w:val="17"/>
  </w:num>
  <w:num w:numId="14" w16cid:durableId="56513341">
    <w:abstractNumId w:val="11"/>
  </w:num>
  <w:num w:numId="15" w16cid:durableId="1560021160">
    <w:abstractNumId w:val="27"/>
  </w:num>
  <w:num w:numId="16" w16cid:durableId="1561404445">
    <w:abstractNumId w:val="0"/>
  </w:num>
  <w:num w:numId="17" w16cid:durableId="1085880654">
    <w:abstractNumId w:val="1"/>
  </w:num>
  <w:num w:numId="18" w16cid:durableId="939987842">
    <w:abstractNumId w:val="23"/>
  </w:num>
  <w:num w:numId="19" w16cid:durableId="531264899">
    <w:abstractNumId w:val="21"/>
  </w:num>
  <w:num w:numId="20" w16cid:durableId="658466121">
    <w:abstractNumId w:val="3"/>
  </w:num>
  <w:num w:numId="21" w16cid:durableId="1677535113">
    <w:abstractNumId w:val="10"/>
  </w:num>
  <w:num w:numId="22" w16cid:durableId="366221374">
    <w:abstractNumId w:val="19"/>
  </w:num>
  <w:num w:numId="23" w16cid:durableId="1682127797">
    <w:abstractNumId w:val="2"/>
  </w:num>
  <w:num w:numId="24" w16cid:durableId="1604074237">
    <w:abstractNumId w:val="15"/>
  </w:num>
  <w:num w:numId="25" w16cid:durableId="207379834">
    <w:abstractNumId w:val="32"/>
  </w:num>
  <w:num w:numId="26" w16cid:durableId="2107651365">
    <w:abstractNumId w:val="28"/>
  </w:num>
  <w:num w:numId="27" w16cid:durableId="1444567433">
    <w:abstractNumId w:val="12"/>
  </w:num>
  <w:num w:numId="28" w16cid:durableId="1677221251">
    <w:abstractNumId w:val="14"/>
  </w:num>
  <w:num w:numId="29" w16cid:durableId="1709643823">
    <w:abstractNumId w:val="29"/>
  </w:num>
  <w:num w:numId="30" w16cid:durableId="2144349474">
    <w:abstractNumId w:val="8"/>
  </w:num>
  <w:num w:numId="31" w16cid:durableId="5518514">
    <w:abstractNumId w:val="16"/>
  </w:num>
  <w:num w:numId="32" w16cid:durableId="1652825425">
    <w:abstractNumId w:val="30"/>
  </w:num>
  <w:num w:numId="33" w16cid:durableId="1792243375">
    <w:abstractNumId w:val="26"/>
  </w:num>
  <w:num w:numId="34" w16cid:durableId="1563717214">
    <w:abstractNumId w:val="18"/>
  </w:num>
  <w:num w:numId="35" w16cid:durableId="177962828">
    <w:abstractNumId w:val="32"/>
  </w:num>
  <w:num w:numId="36" w16cid:durableId="2128234872">
    <w:abstractNumId w:val="32"/>
    <w:lvlOverride w:ilvl="0">
      <w:startOverride w:val="8"/>
    </w:lvlOverride>
    <w:lvlOverride w:ilvl="1">
      <w:startOverride w:val="4"/>
    </w:lvlOverride>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ougale, Sachin">
    <w15:presenceInfo w15:providerId="AD" w15:userId="S::cm.sachin@capgemini.com::d5c65edb-47f6-4f5a-8ae9-f188b96f77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embedSystemFonts/>
  <w:saveSubsetFonts/>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E5B"/>
    <w:rsid w:val="0000173F"/>
    <w:rsid w:val="000020DF"/>
    <w:rsid w:val="00002B73"/>
    <w:rsid w:val="000032B1"/>
    <w:rsid w:val="00003792"/>
    <w:rsid w:val="0000514E"/>
    <w:rsid w:val="0001045C"/>
    <w:rsid w:val="00012219"/>
    <w:rsid w:val="000147D8"/>
    <w:rsid w:val="00017244"/>
    <w:rsid w:val="00017632"/>
    <w:rsid w:val="00020D27"/>
    <w:rsid w:val="000277C1"/>
    <w:rsid w:val="000329AB"/>
    <w:rsid w:val="00033BC2"/>
    <w:rsid w:val="00035159"/>
    <w:rsid w:val="000351C2"/>
    <w:rsid w:val="00035801"/>
    <w:rsid w:val="0003614E"/>
    <w:rsid w:val="00040125"/>
    <w:rsid w:val="00043B16"/>
    <w:rsid w:val="00043B8F"/>
    <w:rsid w:val="00043EFD"/>
    <w:rsid w:val="00044A0E"/>
    <w:rsid w:val="00045785"/>
    <w:rsid w:val="000457C1"/>
    <w:rsid w:val="00045C38"/>
    <w:rsid w:val="00050738"/>
    <w:rsid w:val="0005229F"/>
    <w:rsid w:val="0005253D"/>
    <w:rsid w:val="00053F9D"/>
    <w:rsid w:val="00055870"/>
    <w:rsid w:val="00055F0C"/>
    <w:rsid w:val="00057D92"/>
    <w:rsid w:val="0006063D"/>
    <w:rsid w:val="00060C94"/>
    <w:rsid w:val="0006298E"/>
    <w:rsid w:val="00063016"/>
    <w:rsid w:val="000634FB"/>
    <w:rsid w:val="00064FA3"/>
    <w:rsid w:val="0006550B"/>
    <w:rsid w:val="00067996"/>
    <w:rsid w:val="00071189"/>
    <w:rsid w:val="00072003"/>
    <w:rsid w:val="00073B48"/>
    <w:rsid w:val="00073F32"/>
    <w:rsid w:val="00074237"/>
    <w:rsid w:val="000754AB"/>
    <w:rsid w:val="00082C4C"/>
    <w:rsid w:val="000842CC"/>
    <w:rsid w:val="00084DE8"/>
    <w:rsid w:val="00085B12"/>
    <w:rsid w:val="00085BD6"/>
    <w:rsid w:val="00091450"/>
    <w:rsid w:val="000924CF"/>
    <w:rsid w:val="00093C5C"/>
    <w:rsid w:val="00096445"/>
    <w:rsid w:val="00097B51"/>
    <w:rsid w:val="000A03F7"/>
    <w:rsid w:val="000A2702"/>
    <w:rsid w:val="000A29C4"/>
    <w:rsid w:val="000A3272"/>
    <w:rsid w:val="000A5CB3"/>
    <w:rsid w:val="000A7827"/>
    <w:rsid w:val="000B3A96"/>
    <w:rsid w:val="000B4FCB"/>
    <w:rsid w:val="000B6336"/>
    <w:rsid w:val="000B64ED"/>
    <w:rsid w:val="000C0470"/>
    <w:rsid w:val="000C09AE"/>
    <w:rsid w:val="000C1BB9"/>
    <w:rsid w:val="000C299C"/>
    <w:rsid w:val="000C3934"/>
    <w:rsid w:val="000C3F35"/>
    <w:rsid w:val="000C47F7"/>
    <w:rsid w:val="000C5764"/>
    <w:rsid w:val="000C64AD"/>
    <w:rsid w:val="000C6B2B"/>
    <w:rsid w:val="000C6DA8"/>
    <w:rsid w:val="000C74B3"/>
    <w:rsid w:val="000D0814"/>
    <w:rsid w:val="000D1003"/>
    <w:rsid w:val="000D1933"/>
    <w:rsid w:val="000D24D5"/>
    <w:rsid w:val="000D5995"/>
    <w:rsid w:val="000D63EC"/>
    <w:rsid w:val="000D7363"/>
    <w:rsid w:val="000D7502"/>
    <w:rsid w:val="000D7A0D"/>
    <w:rsid w:val="000E003F"/>
    <w:rsid w:val="000E3105"/>
    <w:rsid w:val="000E4C3F"/>
    <w:rsid w:val="000E5A7F"/>
    <w:rsid w:val="000E6568"/>
    <w:rsid w:val="000E7D5B"/>
    <w:rsid w:val="000F0EF1"/>
    <w:rsid w:val="000F1E0A"/>
    <w:rsid w:val="000F369A"/>
    <w:rsid w:val="000F3823"/>
    <w:rsid w:val="000F76B2"/>
    <w:rsid w:val="000F785B"/>
    <w:rsid w:val="000F797C"/>
    <w:rsid w:val="001014F9"/>
    <w:rsid w:val="00101DFC"/>
    <w:rsid w:val="00111924"/>
    <w:rsid w:val="0011295B"/>
    <w:rsid w:val="00116460"/>
    <w:rsid w:val="0012038E"/>
    <w:rsid w:val="00120B9F"/>
    <w:rsid w:val="001233CE"/>
    <w:rsid w:val="0013254C"/>
    <w:rsid w:val="00132F93"/>
    <w:rsid w:val="00135842"/>
    <w:rsid w:val="001373D4"/>
    <w:rsid w:val="001429F0"/>
    <w:rsid w:val="00145482"/>
    <w:rsid w:val="001454A2"/>
    <w:rsid w:val="00150A36"/>
    <w:rsid w:val="00150AA3"/>
    <w:rsid w:val="0015207F"/>
    <w:rsid w:val="0015367C"/>
    <w:rsid w:val="0015516F"/>
    <w:rsid w:val="001554E0"/>
    <w:rsid w:val="00156428"/>
    <w:rsid w:val="00160EEB"/>
    <w:rsid w:val="001621D0"/>
    <w:rsid w:val="00164FBB"/>
    <w:rsid w:val="001660F1"/>
    <w:rsid w:val="0017057C"/>
    <w:rsid w:val="00173850"/>
    <w:rsid w:val="00175422"/>
    <w:rsid w:val="001815D2"/>
    <w:rsid w:val="001829D2"/>
    <w:rsid w:val="001839A0"/>
    <w:rsid w:val="0019178B"/>
    <w:rsid w:val="001924C2"/>
    <w:rsid w:val="00192C59"/>
    <w:rsid w:val="0019313A"/>
    <w:rsid w:val="00193631"/>
    <w:rsid w:val="00193AC0"/>
    <w:rsid w:val="00193CD9"/>
    <w:rsid w:val="00194D09"/>
    <w:rsid w:val="00194F15"/>
    <w:rsid w:val="00195049"/>
    <w:rsid w:val="00195DF1"/>
    <w:rsid w:val="00196143"/>
    <w:rsid w:val="001A31FF"/>
    <w:rsid w:val="001A3595"/>
    <w:rsid w:val="001A656C"/>
    <w:rsid w:val="001A6A17"/>
    <w:rsid w:val="001B03E7"/>
    <w:rsid w:val="001B0A2A"/>
    <w:rsid w:val="001B3DD8"/>
    <w:rsid w:val="001B40BA"/>
    <w:rsid w:val="001B427C"/>
    <w:rsid w:val="001B4671"/>
    <w:rsid w:val="001B53A2"/>
    <w:rsid w:val="001B5C01"/>
    <w:rsid w:val="001B672E"/>
    <w:rsid w:val="001B720E"/>
    <w:rsid w:val="001C0B95"/>
    <w:rsid w:val="001C2277"/>
    <w:rsid w:val="001C2C09"/>
    <w:rsid w:val="001C43CA"/>
    <w:rsid w:val="001C462D"/>
    <w:rsid w:val="001C76C5"/>
    <w:rsid w:val="001D14DC"/>
    <w:rsid w:val="001D452F"/>
    <w:rsid w:val="001E01AC"/>
    <w:rsid w:val="001E0AFA"/>
    <w:rsid w:val="001E6D32"/>
    <w:rsid w:val="001E7E7C"/>
    <w:rsid w:val="001F3136"/>
    <w:rsid w:val="001F408E"/>
    <w:rsid w:val="001F530B"/>
    <w:rsid w:val="001F67E7"/>
    <w:rsid w:val="001F73D7"/>
    <w:rsid w:val="001F77A1"/>
    <w:rsid w:val="00201CDD"/>
    <w:rsid w:val="00202E27"/>
    <w:rsid w:val="0020443F"/>
    <w:rsid w:val="0020758A"/>
    <w:rsid w:val="00210656"/>
    <w:rsid w:val="0021070C"/>
    <w:rsid w:val="002121E5"/>
    <w:rsid w:val="00213447"/>
    <w:rsid w:val="00216E5D"/>
    <w:rsid w:val="00220D13"/>
    <w:rsid w:val="0022384E"/>
    <w:rsid w:val="00224D1D"/>
    <w:rsid w:val="002320C5"/>
    <w:rsid w:val="00235092"/>
    <w:rsid w:val="002367F8"/>
    <w:rsid w:val="002406C1"/>
    <w:rsid w:val="002424BC"/>
    <w:rsid w:val="002426D4"/>
    <w:rsid w:val="00243614"/>
    <w:rsid w:val="00244551"/>
    <w:rsid w:val="00245756"/>
    <w:rsid w:val="002500DA"/>
    <w:rsid w:val="00252A63"/>
    <w:rsid w:val="0025523F"/>
    <w:rsid w:val="00255537"/>
    <w:rsid w:val="002573EB"/>
    <w:rsid w:val="00265C7B"/>
    <w:rsid w:val="00265C9E"/>
    <w:rsid w:val="002672E4"/>
    <w:rsid w:val="002677AB"/>
    <w:rsid w:val="0027139C"/>
    <w:rsid w:val="00280A95"/>
    <w:rsid w:val="00281E25"/>
    <w:rsid w:val="002821D4"/>
    <w:rsid w:val="00287D7C"/>
    <w:rsid w:val="00287E85"/>
    <w:rsid w:val="00290022"/>
    <w:rsid w:val="00292562"/>
    <w:rsid w:val="00293DD2"/>
    <w:rsid w:val="002940D6"/>
    <w:rsid w:val="002941A5"/>
    <w:rsid w:val="0029442C"/>
    <w:rsid w:val="002945BA"/>
    <w:rsid w:val="0029537D"/>
    <w:rsid w:val="00296319"/>
    <w:rsid w:val="00296F29"/>
    <w:rsid w:val="002A0155"/>
    <w:rsid w:val="002A76CD"/>
    <w:rsid w:val="002B06E9"/>
    <w:rsid w:val="002B2CA3"/>
    <w:rsid w:val="002B316D"/>
    <w:rsid w:val="002B38E6"/>
    <w:rsid w:val="002B5A09"/>
    <w:rsid w:val="002B5DF4"/>
    <w:rsid w:val="002B6A17"/>
    <w:rsid w:val="002C002B"/>
    <w:rsid w:val="002C0C00"/>
    <w:rsid w:val="002C218E"/>
    <w:rsid w:val="002C2B49"/>
    <w:rsid w:val="002C32C6"/>
    <w:rsid w:val="002C3364"/>
    <w:rsid w:val="002C530C"/>
    <w:rsid w:val="002D1F01"/>
    <w:rsid w:val="002D52A8"/>
    <w:rsid w:val="002E08A5"/>
    <w:rsid w:val="002E1FD3"/>
    <w:rsid w:val="002E24D0"/>
    <w:rsid w:val="002E4A4A"/>
    <w:rsid w:val="002E5535"/>
    <w:rsid w:val="002F080E"/>
    <w:rsid w:val="002F225F"/>
    <w:rsid w:val="002F58FD"/>
    <w:rsid w:val="002F617D"/>
    <w:rsid w:val="003007C2"/>
    <w:rsid w:val="0030100A"/>
    <w:rsid w:val="003014F1"/>
    <w:rsid w:val="00302489"/>
    <w:rsid w:val="00302CFD"/>
    <w:rsid w:val="0030408A"/>
    <w:rsid w:val="00311427"/>
    <w:rsid w:val="00312005"/>
    <w:rsid w:val="0031243D"/>
    <w:rsid w:val="0031370C"/>
    <w:rsid w:val="003174E6"/>
    <w:rsid w:val="00317BAD"/>
    <w:rsid w:val="00321F2C"/>
    <w:rsid w:val="003227D4"/>
    <w:rsid w:val="003227FB"/>
    <w:rsid w:val="00323811"/>
    <w:rsid w:val="00324565"/>
    <w:rsid w:val="00324761"/>
    <w:rsid w:val="0033535B"/>
    <w:rsid w:val="003354DC"/>
    <w:rsid w:val="00335A35"/>
    <w:rsid w:val="00335B6E"/>
    <w:rsid w:val="00340435"/>
    <w:rsid w:val="003409A7"/>
    <w:rsid w:val="00341798"/>
    <w:rsid w:val="00342F19"/>
    <w:rsid w:val="00343333"/>
    <w:rsid w:val="00345F7B"/>
    <w:rsid w:val="00346337"/>
    <w:rsid w:val="00352ECC"/>
    <w:rsid w:val="00364FE9"/>
    <w:rsid w:val="00367BB9"/>
    <w:rsid w:val="00370411"/>
    <w:rsid w:val="00371036"/>
    <w:rsid w:val="00371EFE"/>
    <w:rsid w:val="003749C6"/>
    <w:rsid w:val="00375C02"/>
    <w:rsid w:val="003765C3"/>
    <w:rsid w:val="00383CBB"/>
    <w:rsid w:val="00384E78"/>
    <w:rsid w:val="00385331"/>
    <w:rsid w:val="00385EBD"/>
    <w:rsid w:val="00386CFA"/>
    <w:rsid w:val="00390ED6"/>
    <w:rsid w:val="003926E0"/>
    <w:rsid w:val="003968F7"/>
    <w:rsid w:val="00396951"/>
    <w:rsid w:val="003A1FB4"/>
    <w:rsid w:val="003A3CDD"/>
    <w:rsid w:val="003A4168"/>
    <w:rsid w:val="003A44E3"/>
    <w:rsid w:val="003A6488"/>
    <w:rsid w:val="003A6D45"/>
    <w:rsid w:val="003A729C"/>
    <w:rsid w:val="003B0345"/>
    <w:rsid w:val="003B3546"/>
    <w:rsid w:val="003B5850"/>
    <w:rsid w:val="003C08EC"/>
    <w:rsid w:val="003C2443"/>
    <w:rsid w:val="003C4339"/>
    <w:rsid w:val="003C4879"/>
    <w:rsid w:val="003C693E"/>
    <w:rsid w:val="003C6E17"/>
    <w:rsid w:val="003C6FB9"/>
    <w:rsid w:val="003D1B09"/>
    <w:rsid w:val="003D42E7"/>
    <w:rsid w:val="003D4B71"/>
    <w:rsid w:val="003E1305"/>
    <w:rsid w:val="003E3C71"/>
    <w:rsid w:val="003E5991"/>
    <w:rsid w:val="003E6B4F"/>
    <w:rsid w:val="003E7EA1"/>
    <w:rsid w:val="003F2560"/>
    <w:rsid w:val="003F3027"/>
    <w:rsid w:val="003F43DD"/>
    <w:rsid w:val="003F728C"/>
    <w:rsid w:val="00400A5F"/>
    <w:rsid w:val="004021F0"/>
    <w:rsid w:val="00406BAB"/>
    <w:rsid w:val="00407C06"/>
    <w:rsid w:val="00416349"/>
    <w:rsid w:val="00417661"/>
    <w:rsid w:val="00422791"/>
    <w:rsid w:val="0043163A"/>
    <w:rsid w:val="00435873"/>
    <w:rsid w:val="00441323"/>
    <w:rsid w:val="004424FC"/>
    <w:rsid w:val="004447B1"/>
    <w:rsid w:val="00445810"/>
    <w:rsid w:val="00451213"/>
    <w:rsid w:val="00451315"/>
    <w:rsid w:val="00454107"/>
    <w:rsid w:val="00454B5D"/>
    <w:rsid w:val="00456B2A"/>
    <w:rsid w:val="00461BE2"/>
    <w:rsid w:val="00462EE2"/>
    <w:rsid w:val="00465EB3"/>
    <w:rsid w:val="00466590"/>
    <w:rsid w:val="00472BCC"/>
    <w:rsid w:val="00475C57"/>
    <w:rsid w:val="00480B70"/>
    <w:rsid w:val="00481879"/>
    <w:rsid w:val="0049179C"/>
    <w:rsid w:val="004924DC"/>
    <w:rsid w:val="0049527F"/>
    <w:rsid w:val="004A3F7F"/>
    <w:rsid w:val="004A56A9"/>
    <w:rsid w:val="004A5EB1"/>
    <w:rsid w:val="004A6160"/>
    <w:rsid w:val="004A715B"/>
    <w:rsid w:val="004B06A6"/>
    <w:rsid w:val="004B6BBE"/>
    <w:rsid w:val="004B7B2D"/>
    <w:rsid w:val="004C0C5B"/>
    <w:rsid w:val="004C0D40"/>
    <w:rsid w:val="004C20FA"/>
    <w:rsid w:val="004C5914"/>
    <w:rsid w:val="004C6C76"/>
    <w:rsid w:val="004C72CB"/>
    <w:rsid w:val="004C7AF4"/>
    <w:rsid w:val="004D053B"/>
    <w:rsid w:val="004D0C80"/>
    <w:rsid w:val="004D1FFE"/>
    <w:rsid w:val="004D7023"/>
    <w:rsid w:val="004E454E"/>
    <w:rsid w:val="004F0A62"/>
    <w:rsid w:val="004F44BE"/>
    <w:rsid w:val="004F5EC0"/>
    <w:rsid w:val="004F784F"/>
    <w:rsid w:val="0050585F"/>
    <w:rsid w:val="00510ED1"/>
    <w:rsid w:val="005152FD"/>
    <w:rsid w:val="005153F5"/>
    <w:rsid w:val="0051647F"/>
    <w:rsid w:val="00516E2A"/>
    <w:rsid w:val="00521C72"/>
    <w:rsid w:val="00522CEF"/>
    <w:rsid w:val="005237D0"/>
    <w:rsid w:val="00525629"/>
    <w:rsid w:val="00533AA7"/>
    <w:rsid w:val="00533F06"/>
    <w:rsid w:val="0053533F"/>
    <w:rsid w:val="005353FC"/>
    <w:rsid w:val="00536CC4"/>
    <w:rsid w:val="005411F2"/>
    <w:rsid w:val="00541850"/>
    <w:rsid w:val="00542D9E"/>
    <w:rsid w:val="00543909"/>
    <w:rsid w:val="00545D22"/>
    <w:rsid w:val="00546104"/>
    <w:rsid w:val="005526A3"/>
    <w:rsid w:val="005542F1"/>
    <w:rsid w:val="00555C2B"/>
    <w:rsid w:val="00565953"/>
    <w:rsid w:val="00570212"/>
    <w:rsid w:val="0057103E"/>
    <w:rsid w:val="0057149D"/>
    <w:rsid w:val="005734A3"/>
    <w:rsid w:val="00575FCB"/>
    <w:rsid w:val="0057623F"/>
    <w:rsid w:val="00581AE5"/>
    <w:rsid w:val="0058408B"/>
    <w:rsid w:val="00584207"/>
    <w:rsid w:val="005862AE"/>
    <w:rsid w:val="005863C0"/>
    <w:rsid w:val="00587A39"/>
    <w:rsid w:val="005910CD"/>
    <w:rsid w:val="00591760"/>
    <w:rsid w:val="00591D5D"/>
    <w:rsid w:val="00592EE8"/>
    <w:rsid w:val="005946D9"/>
    <w:rsid w:val="005953DC"/>
    <w:rsid w:val="005A0DB4"/>
    <w:rsid w:val="005A3007"/>
    <w:rsid w:val="005A3920"/>
    <w:rsid w:val="005A3F20"/>
    <w:rsid w:val="005A648A"/>
    <w:rsid w:val="005A704C"/>
    <w:rsid w:val="005B0FC8"/>
    <w:rsid w:val="005B1309"/>
    <w:rsid w:val="005B216F"/>
    <w:rsid w:val="005B6A03"/>
    <w:rsid w:val="005B7395"/>
    <w:rsid w:val="005C04D7"/>
    <w:rsid w:val="005C3455"/>
    <w:rsid w:val="005C46D1"/>
    <w:rsid w:val="005C50DB"/>
    <w:rsid w:val="005C74FF"/>
    <w:rsid w:val="005D2AF5"/>
    <w:rsid w:val="005D5AC2"/>
    <w:rsid w:val="005D6B0E"/>
    <w:rsid w:val="005D782C"/>
    <w:rsid w:val="005E1865"/>
    <w:rsid w:val="005E1967"/>
    <w:rsid w:val="005E47EC"/>
    <w:rsid w:val="005E57BA"/>
    <w:rsid w:val="005E5933"/>
    <w:rsid w:val="005E72EF"/>
    <w:rsid w:val="005F5814"/>
    <w:rsid w:val="005F64CB"/>
    <w:rsid w:val="005F6F4D"/>
    <w:rsid w:val="005FFCD8"/>
    <w:rsid w:val="00603802"/>
    <w:rsid w:val="0060403C"/>
    <w:rsid w:val="00607607"/>
    <w:rsid w:val="00607656"/>
    <w:rsid w:val="00610C68"/>
    <w:rsid w:val="006125F1"/>
    <w:rsid w:val="0061281E"/>
    <w:rsid w:val="006166FD"/>
    <w:rsid w:val="006173BE"/>
    <w:rsid w:val="0061772D"/>
    <w:rsid w:val="00620DB3"/>
    <w:rsid w:val="006238FD"/>
    <w:rsid w:val="0062408C"/>
    <w:rsid w:val="00625CE4"/>
    <w:rsid w:val="006260F7"/>
    <w:rsid w:val="00632E3F"/>
    <w:rsid w:val="00633C7E"/>
    <w:rsid w:val="006343AE"/>
    <w:rsid w:val="00634E6D"/>
    <w:rsid w:val="006352F9"/>
    <w:rsid w:val="00635DF1"/>
    <w:rsid w:val="006371E3"/>
    <w:rsid w:val="0064629C"/>
    <w:rsid w:val="00646D7C"/>
    <w:rsid w:val="00647F24"/>
    <w:rsid w:val="00650A6C"/>
    <w:rsid w:val="00653258"/>
    <w:rsid w:val="00655522"/>
    <w:rsid w:val="00656566"/>
    <w:rsid w:val="00657125"/>
    <w:rsid w:val="00657157"/>
    <w:rsid w:val="00657927"/>
    <w:rsid w:val="00660E2E"/>
    <w:rsid w:val="006616D5"/>
    <w:rsid w:val="00661843"/>
    <w:rsid w:val="00666259"/>
    <w:rsid w:val="00666659"/>
    <w:rsid w:val="006745D2"/>
    <w:rsid w:val="0067676E"/>
    <w:rsid w:val="006775B2"/>
    <w:rsid w:val="00681301"/>
    <w:rsid w:val="0068197E"/>
    <w:rsid w:val="00684709"/>
    <w:rsid w:val="006851A6"/>
    <w:rsid w:val="00686E0B"/>
    <w:rsid w:val="00686E2F"/>
    <w:rsid w:val="006941EF"/>
    <w:rsid w:val="00694B8C"/>
    <w:rsid w:val="00695DB8"/>
    <w:rsid w:val="006967CF"/>
    <w:rsid w:val="00697CF4"/>
    <w:rsid w:val="006A0BA2"/>
    <w:rsid w:val="006A0E0B"/>
    <w:rsid w:val="006A32C9"/>
    <w:rsid w:val="006A38B8"/>
    <w:rsid w:val="006A45B4"/>
    <w:rsid w:val="006A739D"/>
    <w:rsid w:val="006A73FB"/>
    <w:rsid w:val="006B00AE"/>
    <w:rsid w:val="006B50BC"/>
    <w:rsid w:val="006B5266"/>
    <w:rsid w:val="006C23F1"/>
    <w:rsid w:val="006C3C66"/>
    <w:rsid w:val="006C4A16"/>
    <w:rsid w:val="006D0354"/>
    <w:rsid w:val="006D6CF3"/>
    <w:rsid w:val="006E22E2"/>
    <w:rsid w:val="006E3C6F"/>
    <w:rsid w:val="006F0413"/>
    <w:rsid w:val="006F0BA5"/>
    <w:rsid w:val="006F1527"/>
    <w:rsid w:val="006F18CF"/>
    <w:rsid w:val="006F31A3"/>
    <w:rsid w:val="006F32ED"/>
    <w:rsid w:val="00702345"/>
    <w:rsid w:val="00704201"/>
    <w:rsid w:val="00704E5B"/>
    <w:rsid w:val="007060E9"/>
    <w:rsid w:val="00712901"/>
    <w:rsid w:val="00714A1F"/>
    <w:rsid w:val="00716A04"/>
    <w:rsid w:val="00716D5C"/>
    <w:rsid w:val="0072178B"/>
    <w:rsid w:val="00724626"/>
    <w:rsid w:val="00726E3A"/>
    <w:rsid w:val="00731906"/>
    <w:rsid w:val="00732D27"/>
    <w:rsid w:val="00736069"/>
    <w:rsid w:val="00740018"/>
    <w:rsid w:val="00742C89"/>
    <w:rsid w:val="00742EBF"/>
    <w:rsid w:val="00744F0C"/>
    <w:rsid w:val="00745424"/>
    <w:rsid w:val="007455A6"/>
    <w:rsid w:val="00746050"/>
    <w:rsid w:val="0075209C"/>
    <w:rsid w:val="00752BE5"/>
    <w:rsid w:val="00755EAF"/>
    <w:rsid w:val="00756155"/>
    <w:rsid w:val="00766EAE"/>
    <w:rsid w:val="007673F3"/>
    <w:rsid w:val="0077262A"/>
    <w:rsid w:val="00774E2A"/>
    <w:rsid w:val="007779BB"/>
    <w:rsid w:val="00782282"/>
    <w:rsid w:val="00782BA2"/>
    <w:rsid w:val="00785832"/>
    <w:rsid w:val="00787B77"/>
    <w:rsid w:val="007917F8"/>
    <w:rsid w:val="007923C7"/>
    <w:rsid w:val="007927EC"/>
    <w:rsid w:val="00793C40"/>
    <w:rsid w:val="00794ED3"/>
    <w:rsid w:val="00795025"/>
    <w:rsid w:val="00795672"/>
    <w:rsid w:val="007A0FBB"/>
    <w:rsid w:val="007A2CD6"/>
    <w:rsid w:val="007A335E"/>
    <w:rsid w:val="007A4D36"/>
    <w:rsid w:val="007A5E24"/>
    <w:rsid w:val="007A77DB"/>
    <w:rsid w:val="007B0D48"/>
    <w:rsid w:val="007B189A"/>
    <w:rsid w:val="007B205C"/>
    <w:rsid w:val="007B4F2A"/>
    <w:rsid w:val="007B65E5"/>
    <w:rsid w:val="007B766B"/>
    <w:rsid w:val="007B76D3"/>
    <w:rsid w:val="007B783C"/>
    <w:rsid w:val="007B7D1B"/>
    <w:rsid w:val="007C12B4"/>
    <w:rsid w:val="007C149A"/>
    <w:rsid w:val="007C635F"/>
    <w:rsid w:val="007C6E62"/>
    <w:rsid w:val="007D0B0B"/>
    <w:rsid w:val="007D1477"/>
    <w:rsid w:val="007D4C1F"/>
    <w:rsid w:val="007D7CC1"/>
    <w:rsid w:val="007E5158"/>
    <w:rsid w:val="007E656B"/>
    <w:rsid w:val="007F4436"/>
    <w:rsid w:val="007F47CF"/>
    <w:rsid w:val="007F67D8"/>
    <w:rsid w:val="007F76ED"/>
    <w:rsid w:val="007F7FBA"/>
    <w:rsid w:val="00800399"/>
    <w:rsid w:val="00800845"/>
    <w:rsid w:val="008022E0"/>
    <w:rsid w:val="00804949"/>
    <w:rsid w:val="00804D82"/>
    <w:rsid w:val="00805462"/>
    <w:rsid w:val="00807D31"/>
    <w:rsid w:val="0081016D"/>
    <w:rsid w:val="00815641"/>
    <w:rsid w:val="00815888"/>
    <w:rsid w:val="00816C7E"/>
    <w:rsid w:val="00820C1C"/>
    <w:rsid w:val="0082268E"/>
    <w:rsid w:val="00825E18"/>
    <w:rsid w:val="0083015C"/>
    <w:rsid w:val="008308D9"/>
    <w:rsid w:val="0083411B"/>
    <w:rsid w:val="008407FE"/>
    <w:rsid w:val="00841520"/>
    <w:rsid w:val="00843C0E"/>
    <w:rsid w:val="008444F1"/>
    <w:rsid w:val="00847DAF"/>
    <w:rsid w:val="00851453"/>
    <w:rsid w:val="00853642"/>
    <w:rsid w:val="00853824"/>
    <w:rsid w:val="008569F1"/>
    <w:rsid w:val="00857CFF"/>
    <w:rsid w:val="00857ECD"/>
    <w:rsid w:val="00863AD0"/>
    <w:rsid w:val="0086499B"/>
    <w:rsid w:val="008657C3"/>
    <w:rsid w:val="00865B38"/>
    <w:rsid w:val="00867385"/>
    <w:rsid w:val="008679F8"/>
    <w:rsid w:val="00867F17"/>
    <w:rsid w:val="0087023D"/>
    <w:rsid w:val="0087630C"/>
    <w:rsid w:val="00876CF9"/>
    <w:rsid w:val="00877113"/>
    <w:rsid w:val="00881532"/>
    <w:rsid w:val="008819AA"/>
    <w:rsid w:val="00884784"/>
    <w:rsid w:val="00893E06"/>
    <w:rsid w:val="00894611"/>
    <w:rsid w:val="00896CB9"/>
    <w:rsid w:val="00897514"/>
    <w:rsid w:val="008A07CD"/>
    <w:rsid w:val="008A7238"/>
    <w:rsid w:val="008B3140"/>
    <w:rsid w:val="008B3F5F"/>
    <w:rsid w:val="008B52A2"/>
    <w:rsid w:val="008B54AE"/>
    <w:rsid w:val="008B5B66"/>
    <w:rsid w:val="008B5C26"/>
    <w:rsid w:val="008C0D4E"/>
    <w:rsid w:val="008C583D"/>
    <w:rsid w:val="008D29B3"/>
    <w:rsid w:val="008D2AF0"/>
    <w:rsid w:val="008D3874"/>
    <w:rsid w:val="008D6A3A"/>
    <w:rsid w:val="00903053"/>
    <w:rsid w:val="00903161"/>
    <w:rsid w:val="00903428"/>
    <w:rsid w:val="00903E1F"/>
    <w:rsid w:val="00906379"/>
    <w:rsid w:val="00907ECD"/>
    <w:rsid w:val="0091216F"/>
    <w:rsid w:val="0091218B"/>
    <w:rsid w:val="00912538"/>
    <w:rsid w:val="00912BDD"/>
    <w:rsid w:val="00912FE1"/>
    <w:rsid w:val="00915D85"/>
    <w:rsid w:val="00916825"/>
    <w:rsid w:val="00917947"/>
    <w:rsid w:val="00920855"/>
    <w:rsid w:val="00922105"/>
    <w:rsid w:val="00925AFD"/>
    <w:rsid w:val="00931988"/>
    <w:rsid w:val="00931BC6"/>
    <w:rsid w:val="00931EE2"/>
    <w:rsid w:val="00932288"/>
    <w:rsid w:val="009347FA"/>
    <w:rsid w:val="009359FF"/>
    <w:rsid w:val="009368C0"/>
    <w:rsid w:val="00937893"/>
    <w:rsid w:val="009427BE"/>
    <w:rsid w:val="00943CB5"/>
    <w:rsid w:val="009442A8"/>
    <w:rsid w:val="00944A68"/>
    <w:rsid w:val="00944BEE"/>
    <w:rsid w:val="00951F0F"/>
    <w:rsid w:val="00953540"/>
    <w:rsid w:val="00963ED1"/>
    <w:rsid w:val="00970F2C"/>
    <w:rsid w:val="00971E70"/>
    <w:rsid w:val="00973904"/>
    <w:rsid w:val="0097418E"/>
    <w:rsid w:val="00981009"/>
    <w:rsid w:val="00981433"/>
    <w:rsid w:val="00986C5C"/>
    <w:rsid w:val="0099029F"/>
    <w:rsid w:val="00990E36"/>
    <w:rsid w:val="00991930"/>
    <w:rsid w:val="0099207D"/>
    <w:rsid w:val="009928C5"/>
    <w:rsid w:val="00992B67"/>
    <w:rsid w:val="00994359"/>
    <w:rsid w:val="00994644"/>
    <w:rsid w:val="009949B0"/>
    <w:rsid w:val="00994F17"/>
    <w:rsid w:val="009974B5"/>
    <w:rsid w:val="009A001F"/>
    <w:rsid w:val="009A059A"/>
    <w:rsid w:val="009A21B3"/>
    <w:rsid w:val="009A2CF3"/>
    <w:rsid w:val="009A3693"/>
    <w:rsid w:val="009A492C"/>
    <w:rsid w:val="009A4A89"/>
    <w:rsid w:val="009A4CCC"/>
    <w:rsid w:val="009A7CDD"/>
    <w:rsid w:val="009B1CA6"/>
    <w:rsid w:val="009B36F2"/>
    <w:rsid w:val="009B3921"/>
    <w:rsid w:val="009B7471"/>
    <w:rsid w:val="009C3E92"/>
    <w:rsid w:val="009C6BF3"/>
    <w:rsid w:val="009D05AC"/>
    <w:rsid w:val="009D21E5"/>
    <w:rsid w:val="009E0B92"/>
    <w:rsid w:val="009E0C6C"/>
    <w:rsid w:val="009E17C4"/>
    <w:rsid w:val="009E2D63"/>
    <w:rsid w:val="009E4060"/>
    <w:rsid w:val="009E5292"/>
    <w:rsid w:val="009E7E4C"/>
    <w:rsid w:val="009F0A60"/>
    <w:rsid w:val="009F24CF"/>
    <w:rsid w:val="00A0137E"/>
    <w:rsid w:val="00A019F9"/>
    <w:rsid w:val="00A028DB"/>
    <w:rsid w:val="00A04EB4"/>
    <w:rsid w:val="00A053AD"/>
    <w:rsid w:val="00A057B7"/>
    <w:rsid w:val="00A10D0F"/>
    <w:rsid w:val="00A10D17"/>
    <w:rsid w:val="00A119AA"/>
    <w:rsid w:val="00A1403C"/>
    <w:rsid w:val="00A16411"/>
    <w:rsid w:val="00A200E5"/>
    <w:rsid w:val="00A20283"/>
    <w:rsid w:val="00A26BC3"/>
    <w:rsid w:val="00A272C6"/>
    <w:rsid w:val="00A3078E"/>
    <w:rsid w:val="00A315E7"/>
    <w:rsid w:val="00A326D5"/>
    <w:rsid w:val="00A337DE"/>
    <w:rsid w:val="00A33C57"/>
    <w:rsid w:val="00A33DBE"/>
    <w:rsid w:val="00A35C7F"/>
    <w:rsid w:val="00A37D7C"/>
    <w:rsid w:val="00A4542A"/>
    <w:rsid w:val="00A46DD8"/>
    <w:rsid w:val="00A50941"/>
    <w:rsid w:val="00A50FC1"/>
    <w:rsid w:val="00A514CB"/>
    <w:rsid w:val="00A51583"/>
    <w:rsid w:val="00A516C5"/>
    <w:rsid w:val="00A51F86"/>
    <w:rsid w:val="00A569CF"/>
    <w:rsid w:val="00A6146D"/>
    <w:rsid w:val="00A626A8"/>
    <w:rsid w:val="00A66858"/>
    <w:rsid w:val="00A67402"/>
    <w:rsid w:val="00A677DA"/>
    <w:rsid w:val="00A721E1"/>
    <w:rsid w:val="00A751BF"/>
    <w:rsid w:val="00A7591B"/>
    <w:rsid w:val="00A81B90"/>
    <w:rsid w:val="00A83CF4"/>
    <w:rsid w:val="00A864C8"/>
    <w:rsid w:val="00A907CB"/>
    <w:rsid w:val="00A93D65"/>
    <w:rsid w:val="00A943CA"/>
    <w:rsid w:val="00A9579B"/>
    <w:rsid w:val="00A965B8"/>
    <w:rsid w:val="00AA2223"/>
    <w:rsid w:val="00AB1DAB"/>
    <w:rsid w:val="00AB2222"/>
    <w:rsid w:val="00AB65CC"/>
    <w:rsid w:val="00AB7476"/>
    <w:rsid w:val="00AC0D8C"/>
    <w:rsid w:val="00AC51CB"/>
    <w:rsid w:val="00AC7D89"/>
    <w:rsid w:val="00AD0359"/>
    <w:rsid w:val="00AD0F56"/>
    <w:rsid w:val="00AD193F"/>
    <w:rsid w:val="00AD3550"/>
    <w:rsid w:val="00AE0DE7"/>
    <w:rsid w:val="00AE404A"/>
    <w:rsid w:val="00AF1557"/>
    <w:rsid w:val="00AF1B3C"/>
    <w:rsid w:val="00AF325C"/>
    <w:rsid w:val="00AF6FF4"/>
    <w:rsid w:val="00AF7754"/>
    <w:rsid w:val="00AF7DDA"/>
    <w:rsid w:val="00B0123D"/>
    <w:rsid w:val="00B022AF"/>
    <w:rsid w:val="00B058DE"/>
    <w:rsid w:val="00B10EEB"/>
    <w:rsid w:val="00B10F5F"/>
    <w:rsid w:val="00B21716"/>
    <w:rsid w:val="00B265C5"/>
    <w:rsid w:val="00B26ACB"/>
    <w:rsid w:val="00B30402"/>
    <w:rsid w:val="00B34B35"/>
    <w:rsid w:val="00B3555A"/>
    <w:rsid w:val="00B37B69"/>
    <w:rsid w:val="00B40601"/>
    <w:rsid w:val="00B41294"/>
    <w:rsid w:val="00B467B7"/>
    <w:rsid w:val="00B51908"/>
    <w:rsid w:val="00B52D7A"/>
    <w:rsid w:val="00B5302D"/>
    <w:rsid w:val="00B537B4"/>
    <w:rsid w:val="00B54096"/>
    <w:rsid w:val="00B54419"/>
    <w:rsid w:val="00B55CF4"/>
    <w:rsid w:val="00B57F24"/>
    <w:rsid w:val="00B60880"/>
    <w:rsid w:val="00B619DB"/>
    <w:rsid w:val="00B61ECD"/>
    <w:rsid w:val="00B63ACC"/>
    <w:rsid w:val="00B640A7"/>
    <w:rsid w:val="00B645FC"/>
    <w:rsid w:val="00B70531"/>
    <w:rsid w:val="00B70B72"/>
    <w:rsid w:val="00B744CD"/>
    <w:rsid w:val="00B755AC"/>
    <w:rsid w:val="00B75E96"/>
    <w:rsid w:val="00B76A52"/>
    <w:rsid w:val="00B76E80"/>
    <w:rsid w:val="00B81CF2"/>
    <w:rsid w:val="00B844BF"/>
    <w:rsid w:val="00B85D06"/>
    <w:rsid w:val="00B91093"/>
    <w:rsid w:val="00B9129E"/>
    <w:rsid w:val="00B93F68"/>
    <w:rsid w:val="00B941AB"/>
    <w:rsid w:val="00B96A51"/>
    <w:rsid w:val="00B9797F"/>
    <w:rsid w:val="00BA02C5"/>
    <w:rsid w:val="00BA281A"/>
    <w:rsid w:val="00BA29CB"/>
    <w:rsid w:val="00BA34E7"/>
    <w:rsid w:val="00BA4364"/>
    <w:rsid w:val="00BA4FE3"/>
    <w:rsid w:val="00BA78DF"/>
    <w:rsid w:val="00BA7BDD"/>
    <w:rsid w:val="00BA7D65"/>
    <w:rsid w:val="00BB30A5"/>
    <w:rsid w:val="00BB71C2"/>
    <w:rsid w:val="00BC5DAE"/>
    <w:rsid w:val="00BC7D4D"/>
    <w:rsid w:val="00BD07E3"/>
    <w:rsid w:val="00BD216C"/>
    <w:rsid w:val="00BD3AC5"/>
    <w:rsid w:val="00BD646F"/>
    <w:rsid w:val="00BE105A"/>
    <w:rsid w:val="00BE14E2"/>
    <w:rsid w:val="00BE1642"/>
    <w:rsid w:val="00BE24D2"/>
    <w:rsid w:val="00BE47E1"/>
    <w:rsid w:val="00BE4AE3"/>
    <w:rsid w:val="00BE5872"/>
    <w:rsid w:val="00BE6A5F"/>
    <w:rsid w:val="00BE75FA"/>
    <w:rsid w:val="00BF66C9"/>
    <w:rsid w:val="00BF76DC"/>
    <w:rsid w:val="00C006B2"/>
    <w:rsid w:val="00C00D61"/>
    <w:rsid w:val="00C015A2"/>
    <w:rsid w:val="00C01868"/>
    <w:rsid w:val="00C02AFC"/>
    <w:rsid w:val="00C03C13"/>
    <w:rsid w:val="00C04AF1"/>
    <w:rsid w:val="00C05D7E"/>
    <w:rsid w:val="00C107EC"/>
    <w:rsid w:val="00C10A50"/>
    <w:rsid w:val="00C1427C"/>
    <w:rsid w:val="00C143A6"/>
    <w:rsid w:val="00C26698"/>
    <w:rsid w:val="00C30525"/>
    <w:rsid w:val="00C31E89"/>
    <w:rsid w:val="00C34620"/>
    <w:rsid w:val="00C34C1C"/>
    <w:rsid w:val="00C34F39"/>
    <w:rsid w:val="00C37424"/>
    <w:rsid w:val="00C40CE4"/>
    <w:rsid w:val="00C411AE"/>
    <w:rsid w:val="00C42A9D"/>
    <w:rsid w:val="00C46C4F"/>
    <w:rsid w:val="00C46CEB"/>
    <w:rsid w:val="00C47C6E"/>
    <w:rsid w:val="00C5060C"/>
    <w:rsid w:val="00C5170E"/>
    <w:rsid w:val="00C53560"/>
    <w:rsid w:val="00C5727D"/>
    <w:rsid w:val="00C57668"/>
    <w:rsid w:val="00C6068F"/>
    <w:rsid w:val="00C62441"/>
    <w:rsid w:val="00C63EFE"/>
    <w:rsid w:val="00C65FB7"/>
    <w:rsid w:val="00C67AF6"/>
    <w:rsid w:val="00C70F3D"/>
    <w:rsid w:val="00C71627"/>
    <w:rsid w:val="00C72817"/>
    <w:rsid w:val="00C75077"/>
    <w:rsid w:val="00C76944"/>
    <w:rsid w:val="00C77001"/>
    <w:rsid w:val="00C80690"/>
    <w:rsid w:val="00C83435"/>
    <w:rsid w:val="00C84CDF"/>
    <w:rsid w:val="00C8742C"/>
    <w:rsid w:val="00C929C8"/>
    <w:rsid w:val="00C94694"/>
    <w:rsid w:val="00C946F5"/>
    <w:rsid w:val="00CA3690"/>
    <w:rsid w:val="00CA402F"/>
    <w:rsid w:val="00CA4B6D"/>
    <w:rsid w:val="00CA560B"/>
    <w:rsid w:val="00CB02B2"/>
    <w:rsid w:val="00CB2B47"/>
    <w:rsid w:val="00CB2DDA"/>
    <w:rsid w:val="00CB2E2C"/>
    <w:rsid w:val="00CC0968"/>
    <w:rsid w:val="00CC0F40"/>
    <w:rsid w:val="00CC34EC"/>
    <w:rsid w:val="00CC650B"/>
    <w:rsid w:val="00CC6524"/>
    <w:rsid w:val="00CC6DF0"/>
    <w:rsid w:val="00CC759E"/>
    <w:rsid w:val="00CC7D1B"/>
    <w:rsid w:val="00CD0D77"/>
    <w:rsid w:val="00CD1271"/>
    <w:rsid w:val="00CD39A2"/>
    <w:rsid w:val="00CD4C3B"/>
    <w:rsid w:val="00CD72E6"/>
    <w:rsid w:val="00CD752F"/>
    <w:rsid w:val="00CD7E84"/>
    <w:rsid w:val="00CE1769"/>
    <w:rsid w:val="00CE1CCA"/>
    <w:rsid w:val="00CE2CD2"/>
    <w:rsid w:val="00CE3188"/>
    <w:rsid w:val="00CE4E33"/>
    <w:rsid w:val="00CF1967"/>
    <w:rsid w:val="00CF2F10"/>
    <w:rsid w:val="00CF5630"/>
    <w:rsid w:val="00CF70C3"/>
    <w:rsid w:val="00D024BE"/>
    <w:rsid w:val="00D048E9"/>
    <w:rsid w:val="00D05F4C"/>
    <w:rsid w:val="00D06866"/>
    <w:rsid w:val="00D1372B"/>
    <w:rsid w:val="00D16C05"/>
    <w:rsid w:val="00D1742A"/>
    <w:rsid w:val="00D20F59"/>
    <w:rsid w:val="00D26A98"/>
    <w:rsid w:val="00D27B2B"/>
    <w:rsid w:val="00D304B9"/>
    <w:rsid w:val="00D32C23"/>
    <w:rsid w:val="00D3620B"/>
    <w:rsid w:val="00D4092B"/>
    <w:rsid w:val="00D47EAF"/>
    <w:rsid w:val="00D5175B"/>
    <w:rsid w:val="00D52E0B"/>
    <w:rsid w:val="00D56377"/>
    <w:rsid w:val="00D605F3"/>
    <w:rsid w:val="00D60B58"/>
    <w:rsid w:val="00D63522"/>
    <w:rsid w:val="00D6395D"/>
    <w:rsid w:val="00D6496B"/>
    <w:rsid w:val="00D649E6"/>
    <w:rsid w:val="00D6512B"/>
    <w:rsid w:val="00D65165"/>
    <w:rsid w:val="00D6636A"/>
    <w:rsid w:val="00D67F75"/>
    <w:rsid w:val="00D7105F"/>
    <w:rsid w:val="00D727D3"/>
    <w:rsid w:val="00D74AA9"/>
    <w:rsid w:val="00D74C2E"/>
    <w:rsid w:val="00D76C75"/>
    <w:rsid w:val="00D810F1"/>
    <w:rsid w:val="00D83BDD"/>
    <w:rsid w:val="00D849AC"/>
    <w:rsid w:val="00D92CFB"/>
    <w:rsid w:val="00D962CA"/>
    <w:rsid w:val="00DA28E3"/>
    <w:rsid w:val="00DA4AC9"/>
    <w:rsid w:val="00DA518B"/>
    <w:rsid w:val="00DA6331"/>
    <w:rsid w:val="00DA75E5"/>
    <w:rsid w:val="00DB1749"/>
    <w:rsid w:val="00DB1A27"/>
    <w:rsid w:val="00DB1BE1"/>
    <w:rsid w:val="00DB5932"/>
    <w:rsid w:val="00DC0734"/>
    <w:rsid w:val="00DC1926"/>
    <w:rsid w:val="00DC3C7E"/>
    <w:rsid w:val="00DC4E2B"/>
    <w:rsid w:val="00DC5BFF"/>
    <w:rsid w:val="00DC67F2"/>
    <w:rsid w:val="00DD1C0F"/>
    <w:rsid w:val="00DD2875"/>
    <w:rsid w:val="00DD5D69"/>
    <w:rsid w:val="00DD6E8A"/>
    <w:rsid w:val="00DE068C"/>
    <w:rsid w:val="00DE1233"/>
    <w:rsid w:val="00DE27E7"/>
    <w:rsid w:val="00DE2DCB"/>
    <w:rsid w:val="00DE62BC"/>
    <w:rsid w:val="00DE7381"/>
    <w:rsid w:val="00DE7661"/>
    <w:rsid w:val="00DE784E"/>
    <w:rsid w:val="00DF62ED"/>
    <w:rsid w:val="00E02FFA"/>
    <w:rsid w:val="00E04DA2"/>
    <w:rsid w:val="00E10C45"/>
    <w:rsid w:val="00E12E50"/>
    <w:rsid w:val="00E13ADB"/>
    <w:rsid w:val="00E148B0"/>
    <w:rsid w:val="00E174C7"/>
    <w:rsid w:val="00E27EEE"/>
    <w:rsid w:val="00E30942"/>
    <w:rsid w:val="00E35A14"/>
    <w:rsid w:val="00E432B1"/>
    <w:rsid w:val="00E448FB"/>
    <w:rsid w:val="00E46C8C"/>
    <w:rsid w:val="00E60458"/>
    <w:rsid w:val="00E616A3"/>
    <w:rsid w:val="00E66E76"/>
    <w:rsid w:val="00E67FA2"/>
    <w:rsid w:val="00E720AA"/>
    <w:rsid w:val="00E755A0"/>
    <w:rsid w:val="00E76B81"/>
    <w:rsid w:val="00E77FFB"/>
    <w:rsid w:val="00E8030A"/>
    <w:rsid w:val="00E80FBC"/>
    <w:rsid w:val="00E8208C"/>
    <w:rsid w:val="00E901CD"/>
    <w:rsid w:val="00E90F3E"/>
    <w:rsid w:val="00E9131D"/>
    <w:rsid w:val="00E91B55"/>
    <w:rsid w:val="00EA353C"/>
    <w:rsid w:val="00EA4274"/>
    <w:rsid w:val="00EA5DAC"/>
    <w:rsid w:val="00EB0A55"/>
    <w:rsid w:val="00EC2EFE"/>
    <w:rsid w:val="00EC6BD0"/>
    <w:rsid w:val="00ED4F71"/>
    <w:rsid w:val="00ED6039"/>
    <w:rsid w:val="00EE132B"/>
    <w:rsid w:val="00EE3B44"/>
    <w:rsid w:val="00EE41C6"/>
    <w:rsid w:val="00EE52F6"/>
    <w:rsid w:val="00EF2206"/>
    <w:rsid w:val="00EF3ECB"/>
    <w:rsid w:val="00EF4B14"/>
    <w:rsid w:val="00EF5425"/>
    <w:rsid w:val="00EF78AA"/>
    <w:rsid w:val="00F0189B"/>
    <w:rsid w:val="00F018A9"/>
    <w:rsid w:val="00F0281B"/>
    <w:rsid w:val="00F0387B"/>
    <w:rsid w:val="00F03CDC"/>
    <w:rsid w:val="00F043D1"/>
    <w:rsid w:val="00F070BD"/>
    <w:rsid w:val="00F07233"/>
    <w:rsid w:val="00F15A1A"/>
    <w:rsid w:val="00F16BCC"/>
    <w:rsid w:val="00F24994"/>
    <w:rsid w:val="00F31ED7"/>
    <w:rsid w:val="00F33C94"/>
    <w:rsid w:val="00F345EF"/>
    <w:rsid w:val="00F361C7"/>
    <w:rsid w:val="00F37D5F"/>
    <w:rsid w:val="00F44AA5"/>
    <w:rsid w:val="00F50D62"/>
    <w:rsid w:val="00F5326C"/>
    <w:rsid w:val="00F5726C"/>
    <w:rsid w:val="00F61F77"/>
    <w:rsid w:val="00F63FA7"/>
    <w:rsid w:val="00F64EF3"/>
    <w:rsid w:val="00F6605B"/>
    <w:rsid w:val="00F672FD"/>
    <w:rsid w:val="00F71CED"/>
    <w:rsid w:val="00F71DDE"/>
    <w:rsid w:val="00F73724"/>
    <w:rsid w:val="00F761C4"/>
    <w:rsid w:val="00F801CC"/>
    <w:rsid w:val="00F82311"/>
    <w:rsid w:val="00F82FC0"/>
    <w:rsid w:val="00F843F3"/>
    <w:rsid w:val="00F87F42"/>
    <w:rsid w:val="00F93FAF"/>
    <w:rsid w:val="00F97D8C"/>
    <w:rsid w:val="00F97F71"/>
    <w:rsid w:val="00FA281B"/>
    <w:rsid w:val="00FA3291"/>
    <w:rsid w:val="00FA4E13"/>
    <w:rsid w:val="00FA56E1"/>
    <w:rsid w:val="00FA6D31"/>
    <w:rsid w:val="00FB0CC8"/>
    <w:rsid w:val="00FB1960"/>
    <w:rsid w:val="00FB5010"/>
    <w:rsid w:val="00FB6AE5"/>
    <w:rsid w:val="00FB7A8E"/>
    <w:rsid w:val="00FC1488"/>
    <w:rsid w:val="00FC3435"/>
    <w:rsid w:val="00FD4FEC"/>
    <w:rsid w:val="00FD5115"/>
    <w:rsid w:val="00FD5626"/>
    <w:rsid w:val="00FD7E5B"/>
    <w:rsid w:val="00FE0411"/>
    <w:rsid w:val="00FE4F4D"/>
    <w:rsid w:val="00FE5BF1"/>
    <w:rsid w:val="00FF26E3"/>
    <w:rsid w:val="00FF7E18"/>
    <w:rsid w:val="0220CB78"/>
    <w:rsid w:val="0296BDC6"/>
    <w:rsid w:val="029DB6FC"/>
    <w:rsid w:val="031508C1"/>
    <w:rsid w:val="03F85AA7"/>
    <w:rsid w:val="0439875D"/>
    <w:rsid w:val="0516753B"/>
    <w:rsid w:val="05A7AC99"/>
    <w:rsid w:val="05F0E0F8"/>
    <w:rsid w:val="079E1B09"/>
    <w:rsid w:val="086207C8"/>
    <w:rsid w:val="08CBCBCA"/>
    <w:rsid w:val="08DE1DC1"/>
    <w:rsid w:val="08E54E1F"/>
    <w:rsid w:val="098FE786"/>
    <w:rsid w:val="09EC4DDB"/>
    <w:rsid w:val="09FC7763"/>
    <w:rsid w:val="0B3529D0"/>
    <w:rsid w:val="0B36F6B2"/>
    <w:rsid w:val="0BB8E5F7"/>
    <w:rsid w:val="0C528EF0"/>
    <w:rsid w:val="0C5863CF"/>
    <w:rsid w:val="0D5B9C2C"/>
    <w:rsid w:val="0D8E1DC1"/>
    <w:rsid w:val="0DFDC339"/>
    <w:rsid w:val="0E4F69B7"/>
    <w:rsid w:val="0E65533B"/>
    <w:rsid w:val="0E6F918F"/>
    <w:rsid w:val="0EB57076"/>
    <w:rsid w:val="0FF4D2F0"/>
    <w:rsid w:val="10732EBD"/>
    <w:rsid w:val="10F9B5DC"/>
    <w:rsid w:val="11AB7FA1"/>
    <w:rsid w:val="120D2F0D"/>
    <w:rsid w:val="1251F9B2"/>
    <w:rsid w:val="12618EE4"/>
    <w:rsid w:val="1496F6D6"/>
    <w:rsid w:val="15660A43"/>
    <w:rsid w:val="15A42397"/>
    <w:rsid w:val="16319D4A"/>
    <w:rsid w:val="164AE06E"/>
    <w:rsid w:val="170E76BF"/>
    <w:rsid w:val="17DF405D"/>
    <w:rsid w:val="17E4FAFB"/>
    <w:rsid w:val="17FC515D"/>
    <w:rsid w:val="18702D2E"/>
    <w:rsid w:val="18F4E540"/>
    <w:rsid w:val="1A9C1256"/>
    <w:rsid w:val="1DD1CBED"/>
    <w:rsid w:val="1DE4BADA"/>
    <w:rsid w:val="1E785157"/>
    <w:rsid w:val="1F016959"/>
    <w:rsid w:val="1FAE15E1"/>
    <w:rsid w:val="206EDF27"/>
    <w:rsid w:val="212E2397"/>
    <w:rsid w:val="21628C57"/>
    <w:rsid w:val="21B2BCC1"/>
    <w:rsid w:val="2219F904"/>
    <w:rsid w:val="22D42450"/>
    <w:rsid w:val="233EBC32"/>
    <w:rsid w:val="2426E8F5"/>
    <w:rsid w:val="2567CE93"/>
    <w:rsid w:val="25E6A6F0"/>
    <w:rsid w:val="26067FBE"/>
    <w:rsid w:val="261D5765"/>
    <w:rsid w:val="28813189"/>
    <w:rsid w:val="29912CAF"/>
    <w:rsid w:val="2A8AB219"/>
    <w:rsid w:val="2BCEABF2"/>
    <w:rsid w:val="2DC07AAA"/>
    <w:rsid w:val="2E627E56"/>
    <w:rsid w:val="2E81A598"/>
    <w:rsid w:val="2E8735B1"/>
    <w:rsid w:val="2F9712C4"/>
    <w:rsid w:val="2FA51C11"/>
    <w:rsid w:val="2FAB114E"/>
    <w:rsid w:val="33513752"/>
    <w:rsid w:val="33F57B82"/>
    <w:rsid w:val="34888196"/>
    <w:rsid w:val="3575756D"/>
    <w:rsid w:val="35E831C7"/>
    <w:rsid w:val="36425826"/>
    <w:rsid w:val="365EF6F9"/>
    <w:rsid w:val="3688D814"/>
    <w:rsid w:val="369E4567"/>
    <w:rsid w:val="36EAA3F8"/>
    <w:rsid w:val="376A21D8"/>
    <w:rsid w:val="379E8E65"/>
    <w:rsid w:val="37E1B04F"/>
    <w:rsid w:val="37EFDF2B"/>
    <w:rsid w:val="38061DEA"/>
    <w:rsid w:val="388FE61C"/>
    <w:rsid w:val="38CC8EA5"/>
    <w:rsid w:val="39177578"/>
    <w:rsid w:val="391EA5D6"/>
    <w:rsid w:val="3982AFBC"/>
    <w:rsid w:val="39BB16DE"/>
    <w:rsid w:val="3A9B136C"/>
    <w:rsid w:val="3B470043"/>
    <w:rsid w:val="3B839B5C"/>
    <w:rsid w:val="3CDEF13B"/>
    <w:rsid w:val="3D0E20DC"/>
    <w:rsid w:val="3D3CDDB6"/>
    <w:rsid w:val="3DC29E38"/>
    <w:rsid w:val="3E0D2EDC"/>
    <w:rsid w:val="3E62B293"/>
    <w:rsid w:val="3E8809ED"/>
    <w:rsid w:val="3F03DDC6"/>
    <w:rsid w:val="3F6E848F"/>
    <w:rsid w:val="401691FD"/>
    <w:rsid w:val="4234484C"/>
    <w:rsid w:val="42A32E18"/>
    <w:rsid w:val="42F137CB"/>
    <w:rsid w:val="434E32BF"/>
    <w:rsid w:val="4399E844"/>
    <w:rsid w:val="4474A5B0"/>
    <w:rsid w:val="44C948F7"/>
    <w:rsid w:val="44EB20FD"/>
    <w:rsid w:val="4542D0DA"/>
    <w:rsid w:val="45E1A57C"/>
    <w:rsid w:val="464AF527"/>
    <w:rsid w:val="46D18906"/>
    <w:rsid w:val="46F9E1EE"/>
    <w:rsid w:val="48097D84"/>
    <w:rsid w:val="4834CCB7"/>
    <w:rsid w:val="4A1E53FC"/>
    <w:rsid w:val="4B6876A2"/>
    <w:rsid w:val="4BA4FA29"/>
    <w:rsid w:val="4DACA9EB"/>
    <w:rsid w:val="4E76398C"/>
    <w:rsid w:val="4F39A077"/>
    <w:rsid w:val="4F60079C"/>
    <w:rsid w:val="4FE99B6B"/>
    <w:rsid w:val="503E14EC"/>
    <w:rsid w:val="508C4A19"/>
    <w:rsid w:val="511FECD5"/>
    <w:rsid w:val="5162F2F1"/>
    <w:rsid w:val="51ABD2F1"/>
    <w:rsid w:val="526309C4"/>
    <w:rsid w:val="527C1699"/>
    <w:rsid w:val="52B7D752"/>
    <w:rsid w:val="53213C2D"/>
    <w:rsid w:val="539CBC53"/>
    <w:rsid w:val="53D42993"/>
    <w:rsid w:val="5474D635"/>
    <w:rsid w:val="549CDD9A"/>
    <w:rsid w:val="54C19482"/>
    <w:rsid w:val="54D45858"/>
    <w:rsid w:val="54E79700"/>
    <w:rsid w:val="554BDC6F"/>
    <w:rsid w:val="558F3869"/>
    <w:rsid w:val="55A035B8"/>
    <w:rsid w:val="55A9C8EA"/>
    <w:rsid w:val="57C6543B"/>
    <w:rsid w:val="57F93544"/>
    <w:rsid w:val="58CBC3C9"/>
    <w:rsid w:val="58DD98F8"/>
    <w:rsid w:val="5918304C"/>
    <w:rsid w:val="599505A5"/>
    <w:rsid w:val="59AE61DA"/>
    <w:rsid w:val="59D00DDC"/>
    <w:rsid w:val="5AC6CF1B"/>
    <w:rsid w:val="5B409F0E"/>
    <w:rsid w:val="5B4783DD"/>
    <w:rsid w:val="5B86ADBD"/>
    <w:rsid w:val="5B897B92"/>
    <w:rsid w:val="5BD934F7"/>
    <w:rsid w:val="5C056716"/>
    <w:rsid w:val="5C4FFD0C"/>
    <w:rsid w:val="5D29B21B"/>
    <w:rsid w:val="5DAAF50B"/>
    <w:rsid w:val="5DFE6FDD"/>
    <w:rsid w:val="5F82C1A3"/>
    <w:rsid w:val="610A19D4"/>
    <w:rsid w:val="6211371A"/>
    <w:rsid w:val="628F5289"/>
    <w:rsid w:val="629F97BC"/>
    <w:rsid w:val="62B40A89"/>
    <w:rsid w:val="635E2257"/>
    <w:rsid w:val="6411FA8D"/>
    <w:rsid w:val="64542775"/>
    <w:rsid w:val="645E7A71"/>
    <w:rsid w:val="65223317"/>
    <w:rsid w:val="6524371F"/>
    <w:rsid w:val="653D5F7C"/>
    <w:rsid w:val="65A66539"/>
    <w:rsid w:val="65DD8AF7"/>
    <w:rsid w:val="67499B4F"/>
    <w:rsid w:val="67840F94"/>
    <w:rsid w:val="67B38E95"/>
    <w:rsid w:val="68047EA1"/>
    <w:rsid w:val="68ECAD11"/>
    <w:rsid w:val="69459FE0"/>
    <w:rsid w:val="69CA1845"/>
    <w:rsid w:val="69CED9A0"/>
    <w:rsid w:val="6A12A19F"/>
    <w:rsid w:val="6A813C11"/>
    <w:rsid w:val="6BB78D7B"/>
    <w:rsid w:val="6CDA442F"/>
    <w:rsid w:val="6CE45787"/>
    <w:rsid w:val="6D4D461E"/>
    <w:rsid w:val="6D535DDC"/>
    <w:rsid w:val="6DE9A48E"/>
    <w:rsid w:val="6E538AB6"/>
    <w:rsid w:val="6ED61899"/>
    <w:rsid w:val="6FDC3D32"/>
    <w:rsid w:val="70937809"/>
    <w:rsid w:val="70E7EEFA"/>
    <w:rsid w:val="714340E9"/>
    <w:rsid w:val="718C4E36"/>
    <w:rsid w:val="728C4DF6"/>
    <w:rsid w:val="731EA9AC"/>
    <w:rsid w:val="738FC2C1"/>
    <w:rsid w:val="741A5A9E"/>
    <w:rsid w:val="74281E57"/>
    <w:rsid w:val="754DC0CF"/>
    <w:rsid w:val="75F71DF0"/>
    <w:rsid w:val="76DE18D0"/>
    <w:rsid w:val="77557091"/>
    <w:rsid w:val="77D44ED3"/>
    <w:rsid w:val="77E0D281"/>
    <w:rsid w:val="782B664B"/>
    <w:rsid w:val="7871325D"/>
    <w:rsid w:val="79C9C020"/>
    <w:rsid w:val="7A18B887"/>
    <w:rsid w:val="7A2131F2"/>
    <w:rsid w:val="7AEDFDBE"/>
    <w:rsid w:val="7AFF7FEC"/>
    <w:rsid w:val="7B14F4E5"/>
    <w:rsid w:val="7CC1346A"/>
    <w:rsid w:val="7CC7C7A5"/>
    <w:rsid w:val="7D053C37"/>
    <w:rsid w:val="7D0FBE11"/>
    <w:rsid w:val="7EA99B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DCF24C"/>
  <w14:defaultImageDpi w14:val="32767"/>
  <w15:docId w15:val="{A0DC3985-DFFE-4EFA-8C39-9D8F0CDD0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D1742A"/>
    <w:pPr>
      <w:spacing w:after="120" w:line="264" w:lineRule="auto"/>
    </w:pPr>
    <w:rPr>
      <w:rFonts w:eastAsia="Arial" w:cs="Times New Roman"/>
      <w:sz w:val="20"/>
    </w:rPr>
  </w:style>
  <w:style w:type="paragraph" w:styleId="Heading1">
    <w:name w:val="heading 1"/>
    <w:next w:val="Normal"/>
    <w:link w:val="Heading1Char"/>
    <w:uiPriority w:val="9"/>
    <w:qFormat/>
    <w:locked/>
    <w:rsid w:val="00744F0C"/>
    <w:pPr>
      <w:keepNext/>
      <w:keepLines/>
      <w:pageBreakBefore/>
      <w:numPr>
        <w:numId w:val="25"/>
      </w:numPr>
      <w:outlineLvl w:val="0"/>
    </w:pPr>
    <w:rPr>
      <w:rFonts w:ascii="Calibri" w:eastAsia="Arial" w:hAnsi="Calibri" w:cs="Times New Roman"/>
      <w:color w:val="0070AD" w:themeColor="accent1"/>
      <w:sz w:val="48"/>
      <w:szCs w:val="60"/>
      <w:lang w:val="en-GB"/>
    </w:rPr>
  </w:style>
  <w:style w:type="paragraph" w:styleId="Heading2">
    <w:name w:val="heading 2"/>
    <w:basedOn w:val="Heading1"/>
    <w:next w:val="Normal"/>
    <w:link w:val="Heading2Char"/>
    <w:uiPriority w:val="9"/>
    <w:qFormat/>
    <w:rsid w:val="007060E9"/>
    <w:pPr>
      <w:pageBreakBefore w:val="0"/>
      <w:numPr>
        <w:ilvl w:val="1"/>
      </w:numPr>
      <w:spacing w:before="360" w:after="240"/>
      <w:outlineLvl w:val="1"/>
    </w:pPr>
    <w:rPr>
      <w:sz w:val="44"/>
    </w:rPr>
  </w:style>
  <w:style w:type="paragraph" w:styleId="Heading3">
    <w:name w:val="heading 3"/>
    <w:basedOn w:val="Heading2"/>
    <w:next w:val="Normal"/>
    <w:link w:val="Heading3Char"/>
    <w:uiPriority w:val="9"/>
    <w:qFormat/>
    <w:rsid w:val="007060E9"/>
    <w:pPr>
      <w:numPr>
        <w:ilvl w:val="2"/>
      </w:numPr>
      <w:spacing w:after="200"/>
      <w:outlineLvl w:val="2"/>
    </w:pPr>
    <w:rPr>
      <w:sz w:val="40"/>
    </w:rPr>
  </w:style>
  <w:style w:type="paragraph" w:styleId="Heading4">
    <w:name w:val="heading 4"/>
    <w:basedOn w:val="Heading3"/>
    <w:next w:val="Normal"/>
    <w:link w:val="Heading4Char"/>
    <w:qFormat/>
    <w:rsid w:val="007060E9"/>
    <w:pPr>
      <w:numPr>
        <w:ilvl w:val="3"/>
      </w:numPr>
      <w:spacing w:after="120"/>
      <w:outlineLvl w:val="3"/>
    </w:pPr>
    <w:rPr>
      <w:color w:val="000000" w:themeColor="text1"/>
      <w:sz w:val="36"/>
    </w:rPr>
  </w:style>
  <w:style w:type="paragraph" w:styleId="Heading5">
    <w:name w:val="heading 5"/>
    <w:next w:val="Normal"/>
    <w:link w:val="Heading5Char"/>
    <w:qFormat/>
    <w:rsid w:val="007060E9"/>
    <w:pPr>
      <w:keepNext/>
      <w:keepLines/>
      <w:numPr>
        <w:ilvl w:val="4"/>
        <w:numId w:val="25"/>
      </w:numPr>
      <w:spacing w:before="360" w:after="120"/>
      <w:outlineLvl w:val="4"/>
    </w:pPr>
    <w:rPr>
      <w:rFonts w:asciiTheme="majorHAnsi" w:eastAsia="Arial" w:hAnsiTheme="majorHAnsi" w:cs="Times New Roman"/>
      <w:color w:val="000000" w:themeColor="text1"/>
      <w:sz w:val="28"/>
      <w:lang w:val="en-GB"/>
    </w:rPr>
  </w:style>
  <w:style w:type="paragraph" w:styleId="Heading6">
    <w:name w:val="heading 6"/>
    <w:basedOn w:val="Heading5"/>
    <w:next w:val="Normal"/>
    <w:link w:val="Heading6Char"/>
    <w:uiPriority w:val="47"/>
    <w:semiHidden/>
    <w:unhideWhenUsed/>
    <w:rsid w:val="00D1742A"/>
    <w:pPr>
      <w:numPr>
        <w:ilvl w:val="5"/>
      </w:numPr>
      <w:spacing w:before="40" w:after="0"/>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49527F"/>
    <w:pPr>
      <w:keepNext/>
      <w:keepLines/>
      <w:numPr>
        <w:ilvl w:val="6"/>
        <w:numId w:val="25"/>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rsid w:val="0049527F"/>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527F"/>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F0C"/>
    <w:rPr>
      <w:rFonts w:ascii="Calibri" w:eastAsia="Arial" w:hAnsi="Calibri" w:cs="Times New Roman"/>
      <w:color w:val="0070AD" w:themeColor="accent1"/>
      <w:sz w:val="48"/>
      <w:szCs w:val="60"/>
      <w:lang w:val="en-GB"/>
    </w:rPr>
  </w:style>
  <w:style w:type="character" w:customStyle="1" w:styleId="Heading2Char">
    <w:name w:val="Heading 2 Char"/>
    <w:basedOn w:val="DefaultParagraphFont"/>
    <w:link w:val="Heading2"/>
    <w:uiPriority w:val="9"/>
    <w:rsid w:val="009D21E5"/>
    <w:rPr>
      <w:rFonts w:ascii="Calibri" w:eastAsia="Arial" w:hAnsi="Calibri" w:cs="Times New Roman"/>
      <w:color w:val="0070AD" w:themeColor="accent1"/>
      <w:sz w:val="44"/>
      <w:szCs w:val="60"/>
      <w:lang w:val="en-GB"/>
    </w:rPr>
  </w:style>
  <w:style w:type="character" w:customStyle="1" w:styleId="Heading3Char">
    <w:name w:val="Heading 3 Char"/>
    <w:basedOn w:val="DefaultParagraphFont"/>
    <w:link w:val="Heading3"/>
    <w:uiPriority w:val="9"/>
    <w:rsid w:val="009D21E5"/>
    <w:rPr>
      <w:rFonts w:ascii="Calibri" w:eastAsia="Arial" w:hAnsi="Calibri" w:cs="Times New Roman"/>
      <w:color w:val="0070AD" w:themeColor="accent1"/>
      <w:sz w:val="40"/>
      <w:szCs w:val="60"/>
      <w:lang w:val="en-GB"/>
    </w:rPr>
  </w:style>
  <w:style w:type="character" w:customStyle="1" w:styleId="Heading4Char">
    <w:name w:val="Heading 4 Char"/>
    <w:basedOn w:val="DefaultParagraphFont"/>
    <w:link w:val="Heading4"/>
    <w:rsid w:val="009D21E5"/>
    <w:rPr>
      <w:rFonts w:ascii="Calibri" w:eastAsia="Arial" w:hAnsi="Calibri" w:cs="Times New Roman"/>
      <w:color w:val="000000" w:themeColor="text1"/>
      <w:sz w:val="36"/>
      <w:szCs w:val="60"/>
      <w:lang w:val="en-GB"/>
    </w:rPr>
  </w:style>
  <w:style w:type="paragraph" w:customStyle="1" w:styleId="CoverSubtitle">
    <w:name w:val="Cover Subtitle"/>
    <w:uiPriority w:val="1"/>
    <w:qFormat/>
    <w:rsid w:val="00570212"/>
    <w:pPr>
      <w:spacing w:after="120" w:line="240" w:lineRule="auto"/>
    </w:pPr>
    <w:rPr>
      <w:rFonts w:asciiTheme="majorHAnsi" w:eastAsia="Arial" w:hAnsiTheme="majorHAnsi" w:cs="Times New Roman"/>
      <w:bCs/>
      <w:color w:val="272936" w:themeColor="accent4"/>
      <w:sz w:val="28"/>
    </w:rPr>
  </w:style>
  <w:style w:type="paragraph" w:customStyle="1" w:styleId="Cover-Sector">
    <w:name w:val="Cover-Sector"/>
    <w:uiPriority w:val="1"/>
    <w:qFormat/>
    <w:rsid w:val="00843C0E"/>
    <w:pPr>
      <w:spacing w:after="120" w:line="240" w:lineRule="auto"/>
      <w:jc w:val="right"/>
    </w:pPr>
    <w:rPr>
      <w:rFonts w:eastAsia="Arial" w:cs="Arial Narrow"/>
      <w:b/>
      <w:sz w:val="16"/>
    </w:rPr>
  </w:style>
  <w:style w:type="paragraph" w:styleId="Header">
    <w:name w:val="header"/>
    <w:basedOn w:val="Normal"/>
    <w:link w:val="HeaderChar"/>
    <w:locked/>
    <w:rsid w:val="00ED4F71"/>
    <w:pPr>
      <w:tabs>
        <w:tab w:val="center" w:pos="4680"/>
        <w:tab w:val="right" w:pos="9360"/>
      </w:tabs>
      <w:spacing w:after="0"/>
    </w:pPr>
  </w:style>
  <w:style w:type="character" w:customStyle="1" w:styleId="HeaderChar">
    <w:name w:val="Header Char"/>
    <w:basedOn w:val="DefaultParagraphFont"/>
    <w:link w:val="Header"/>
    <w:rsid w:val="00925AFD"/>
    <w:rPr>
      <w:rFonts w:eastAsia="Arial" w:cs="Times New Roman"/>
      <w:sz w:val="20"/>
    </w:rPr>
  </w:style>
  <w:style w:type="paragraph" w:styleId="Footer">
    <w:name w:val="footer"/>
    <w:basedOn w:val="Normal"/>
    <w:link w:val="FooterChar"/>
    <w:uiPriority w:val="99"/>
    <w:locked/>
    <w:rsid w:val="00ED4F71"/>
    <w:pPr>
      <w:tabs>
        <w:tab w:val="center" w:pos="4680"/>
        <w:tab w:val="right" w:pos="9360"/>
      </w:tabs>
      <w:spacing w:after="0"/>
    </w:pPr>
  </w:style>
  <w:style w:type="character" w:customStyle="1" w:styleId="FooterChar">
    <w:name w:val="Footer Char"/>
    <w:basedOn w:val="DefaultParagraphFont"/>
    <w:link w:val="Footer"/>
    <w:uiPriority w:val="99"/>
    <w:rsid w:val="00925AFD"/>
    <w:rPr>
      <w:rFonts w:eastAsia="Arial" w:cs="Times New Roman"/>
      <w:sz w:val="20"/>
    </w:rPr>
  </w:style>
  <w:style w:type="paragraph" w:customStyle="1" w:styleId="Footergrey">
    <w:name w:val="Footer grey"/>
    <w:basedOn w:val="Normal"/>
    <w:link w:val="FootergreyChar"/>
    <w:qFormat/>
    <w:rsid w:val="00903161"/>
    <w:pPr>
      <w:jc w:val="both"/>
    </w:pPr>
    <w:rPr>
      <w:color w:val="808080" w:themeColor="background1" w:themeShade="80"/>
      <w:sz w:val="16"/>
      <w:szCs w:val="16"/>
    </w:rPr>
  </w:style>
  <w:style w:type="paragraph" w:customStyle="1" w:styleId="BoilerplateHead">
    <w:name w:val="Boilerplate Head"/>
    <w:basedOn w:val="Normal"/>
    <w:next w:val="BoilerplateText"/>
    <w:uiPriority w:val="1"/>
    <w:qFormat/>
    <w:rsid w:val="00FB1960"/>
    <w:pPr>
      <w:spacing w:before="1080" w:after="360" w:line="240" w:lineRule="auto"/>
      <w:ind w:left="1560" w:right="2836"/>
    </w:pPr>
    <w:rPr>
      <w:rFonts w:asciiTheme="majorHAnsi" w:hAnsiTheme="majorHAnsi"/>
      <w:noProof/>
      <w:color w:val="000000" w:themeColor="text1"/>
      <w:sz w:val="32"/>
    </w:rPr>
  </w:style>
  <w:style w:type="paragraph" w:customStyle="1" w:styleId="BoilerplateText">
    <w:name w:val="Boilerplate Text"/>
    <w:uiPriority w:val="1"/>
    <w:qFormat/>
    <w:rsid w:val="005910CD"/>
    <w:pPr>
      <w:spacing w:before="240" w:after="0" w:line="240" w:lineRule="auto"/>
      <w:ind w:left="4395" w:right="1"/>
      <w:jc w:val="both"/>
    </w:pPr>
    <w:rPr>
      <w:rFonts w:eastAsia="Arial" w:cs="Arial"/>
      <w:color w:val="3B3B3B" w:themeColor="background2" w:themeShade="40"/>
      <w:sz w:val="16"/>
      <w:szCs w:val="16"/>
      <w:lang w:val="en-GB"/>
    </w:rPr>
  </w:style>
  <w:style w:type="paragraph" w:customStyle="1" w:styleId="ContactDetails">
    <w:name w:val="Contact Details"/>
    <w:uiPriority w:val="1"/>
    <w:qFormat/>
    <w:rsid w:val="005153F5"/>
    <w:pPr>
      <w:framePr w:hSpace="180" w:wrap="around" w:vAnchor="text" w:hAnchor="margin" w:x="-318" w:y="586"/>
      <w:spacing w:after="0" w:line="240" w:lineRule="auto"/>
      <w:jc w:val="right"/>
    </w:pPr>
    <w:rPr>
      <w:rFonts w:eastAsia="Arial" w:cs="Arial"/>
      <w:color w:val="FFFFFF"/>
      <w:sz w:val="18"/>
      <w:lang w:val="en-GB"/>
    </w:rPr>
  </w:style>
  <w:style w:type="paragraph" w:customStyle="1" w:styleId="ContactName">
    <w:name w:val="Contact Name"/>
    <w:next w:val="ContactDetails"/>
    <w:uiPriority w:val="1"/>
    <w:qFormat/>
    <w:rsid w:val="00843C0E"/>
    <w:pPr>
      <w:framePr w:hSpace="180" w:wrap="around" w:vAnchor="text" w:hAnchor="margin" w:x="-318" w:y="586"/>
      <w:spacing w:after="0" w:line="240" w:lineRule="auto"/>
      <w:jc w:val="right"/>
    </w:pPr>
    <w:rPr>
      <w:rFonts w:eastAsia="Arial"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uiPriority w:val="1"/>
    <w:qFormat/>
    <w:rsid w:val="00570212"/>
    <w:pPr>
      <w:spacing w:after="0" w:line="240" w:lineRule="auto"/>
    </w:pPr>
    <w:rPr>
      <w:rFonts w:asciiTheme="majorHAnsi" w:eastAsia="Arial" w:hAnsiTheme="majorHAnsi" w:cs="Arial Narrow"/>
      <w:caps/>
      <w:color w:val="272936" w:themeColor="accent4"/>
      <w:spacing w:val="8"/>
      <w:sz w:val="56"/>
      <w:szCs w:val="80"/>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5910CD"/>
    <w:rPr>
      <w:rFonts w:asciiTheme="minorHAnsi" w:hAnsiTheme="minorHAnsi"/>
      <w:color w:val="0B6467" w:themeColor="accent5" w:themeShade="BF"/>
      <w:sz w:val="20"/>
      <w:u w:val="single"/>
    </w:rPr>
  </w:style>
  <w:style w:type="paragraph" w:customStyle="1" w:styleId="Subhead">
    <w:name w:val="Subhead"/>
    <w:next w:val="Normal"/>
    <w:qFormat/>
    <w:rsid w:val="00F5326C"/>
    <w:pPr>
      <w:keepNext/>
      <w:keepLines/>
      <w:widowControl w:val="0"/>
      <w:spacing w:before="240" w:after="120" w:line="240" w:lineRule="auto"/>
    </w:pPr>
    <w:rPr>
      <w:rFonts w:eastAsia="Arial" w:cs="Times New Roman"/>
      <w:b/>
      <w:color w:val="000000" w:themeColor="text1"/>
      <w:lang w:val="en-GB"/>
    </w:rPr>
  </w:style>
  <w:style w:type="paragraph" w:customStyle="1" w:styleId="BulletIntro">
    <w:name w:val="Bullet Intro"/>
    <w:next w:val="Bullet1"/>
    <w:uiPriority w:val="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21"/>
      </w:numPr>
      <w:spacing w:before="60" w:line="260" w:lineRule="exact"/>
      <w:ind w:left="284" w:hanging="284"/>
    </w:pPr>
  </w:style>
  <w:style w:type="paragraph" w:customStyle="1" w:styleId="Bullet1-end">
    <w:name w:val="Bullet1 - end"/>
    <w:basedOn w:val="Bullet1"/>
    <w:next w:val="Normal"/>
    <w:uiPriority w:val="1"/>
    <w:qFormat/>
    <w:rsid w:val="00E720AA"/>
  </w:style>
  <w:style w:type="paragraph" w:customStyle="1" w:styleId="Bullet2">
    <w:name w:val="Bullet2"/>
    <w:basedOn w:val="Bullet1"/>
    <w:uiPriority w:val="1"/>
    <w:rsid w:val="006E3C6F"/>
    <w:pPr>
      <w:numPr>
        <w:numId w:val="20"/>
      </w:numPr>
      <w:ind w:left="567" w:hanging="283"/>
    </w:pPr>
  </w:style>
  <w:style w:type="paragraph" w:customStyle="1" w:styleId="Bullet2-end">
    <w:name w:val="Bullet2 - end"/>
    <w:basedOn w:val="Bullet2"/>
    <w:next w:val="Normal"/>
    <w:uiPriority w:val="1"/>
    <w:qFormat/>
    <w:rsid w:val="004F5EC0"/>
  </w:style>
  <w:style w:type="paragraph" w:customStyle="1" w:styleId="Bullet3">
    <w:name w:val="Bullet3"/>
    <w:basedOn w:val="Bullet1"/>
    <w:qFormat/>
    <w:rsid w:val="006E3C6F"/>
    <w:pPr>
      <w:numPr>
        <w:numId w:val="22"/>
      </w:numPr>
      <w:ind w:left="851" w:hanging="284"/>
    </w:pPr>
  </w:style>
  <w:style w:type="paragraph" w:customStyle="1" w:styleId="Bullet3-end">
    <w:name w:val="Bullet3 - end"/>
    <w:basedOn w:val="Bullet3"/>
    <w:next w:val="Normal"/>
    <w:uiPriority w:val="1"/>
    <w:qFormat/>
    <w:rsid w:val="00B10F5F"/>
  </w:style>
  <w:style w:type="paragraph" w:customStyle="1" w:styleId="NumberedIntro">
    <w:name w:val="Numbered Intro"/>
    <w:basedOn w:val="BulletIntro"/>
    <w:next w:val="Numbering1"/>
    <w:qFormat/>
    <w:rsid w:val="005910CD"/>
    <w:rPr>
      <w:rFonts w:asciiTheme="minorHAnsi" w:hAnsiTheme="minorHAnsi"/>
    </w:rPr>
  </w:style>
  <w:style w:type="paragraph" w:customStyle="1" w:styleId="Numbering1">
    <w:name w:val="Numbering1"/>
    <w:rsid w:val="005910CD"/>
    <w:pPr>
      <w:numPr>
        <w:numId w:val="23"/>
      </w:numPr>
      <w:spacing w:before="60" w:after="120" w:line="260" w:lineRule="exact"/>
      <w:ind w:left="284" w:hanging="284"/>
    </w:pPr>
    <w:rPr>
      <w:rFonts w:eastAsia="Arial" w:cs="Times New Roman"/>
      <w:sz w:val="20"/>
      <w:lang w:val="en-GB"/>
    </w:rPr>
  </w:style>
  <w:style w:type="paragraph" w:customStyle="1" w:styleId="Numbering1-end">
    <w:name w:val="Numbering1 - end"/>
    <w:basedOn w:val="Numbering1"/>
    <w:next w:val="Normal"/>
    <w:qFormat/>
    <w:rsid w:val="00B10F5F"/>
  </w:style>
  <w:style w:type="paragraph" w:customStyle="1" w:styleId="Numbering2">
    <w:name w:val="Numbering2"/>
    <w:basedOn w:val="Numbering1"/>
    <w:rsid w:val="006E3C6F"/>
    <w:pPr>
      <w:numPr>
        <w:numId w:val="19"/>
      </w:numPr>
      <w:tabs>
        <w:tab w:val="left" w:pos="567"/>
      </w:tabs>
      <w:ind w:left="568" w:hanging="284"/>
    </w:pPr>
  </w:style>
  <w:style w:type="paragraph" w:customStyle="1" w:styleId="Numbering2-end">
    <w:name w:val="Numbering2 - end"/>
    <w:basedOn w:val="Numbering2"/>
    <w:next w:val="Normal"/>
    <w:qFormat/>
    <w:rsid w:val="00726E3A"/>
    <w:pPr>
      <w:ind w:left="634" w:hanging="274"/>
    </w:pPr>
  </w:style>
  <w:style w:type="paragraph" w:customStyle="1" w:styleId="Numbering3">
    <w:name w:val="Numbering3"/>
    <w:basedOn w:val="Numbering1"/>
    <w:qFormat/>
    <w:rsid w:val="006E3C6F"/>
    <w:pPr>
      <w:numPr>
        <w:numId w:val="24"/>
      </w:numPr>
      <w:ind w:left="851" w:hanging="284"/>
    </w:pPr>
  </w:style>
  <w:style w:type="paragraph" w:customStyle="1" w:styleId="Numbering3-end">
    <w:name w:val="Numbering3 - end"/>
    <w:basedOn w:val="Numbering3"/>
    <w:next w:val="Normal"/>
    <w:qFormat/>
    <w:rsid w:val="00726E3A"/>
    <w:pPr>
      <w:ind w:left="994"/>
    </w:pPr>
  </w:style>
  <w:style w:type="paragraph" w:customStyle="1" w:styleId="IntroductoryText">
    <w:name w:val="Introductory Text"/>
    <w:next w:val="Normal"/>
    <w:qFormat/>
    <w:rsid w:val="00FF26E3"/>
    <w:pPr>
      <w:spacing w:after="240" w:line="240" w:lineRule="auto"/>
    </w:pPr>
    <w:rPr>
      <w:rFonts w:eastAsia="Arial" w:cs="Times New Roman"/>
      <w:b/>
      <w:color w:val="000000" w:themeColor="text1"/>
      <w:sz w:val="28"/>
    </w:rPr>
  </w:style>
  <w:style w:type="paragraph" w:customStyle="1" w:styleId="FigureDescriptor">
    <w:name w:val="Figure Descriptor"/>
    <w:next w:val="Normal"/>
    <w:rsid w:val="00A81B90"/>
    <w:pPr>
      <w:spacing w:before="120" w:after="120" w:line="240" w:lineRule="auto"/>
    </w:pPr>
    <w:rPr>
      <w:rFonts w:eastAsia="Arial" w:cs="Times New Roman"/>
      <w:b/>
      <w:color w:val="595959" w:themeColor="text1" w:themeTint="A6"/>
      <w:sz w:val="16"/>
      <w:szCs w:val="16"/>
    </w:rPr>
  </w:style>
  <w:style w:type="paragraph" w:customStyle="1" w:styleId="TableText">
    <w:name w:val="Table Text"/>
    <w:qFormat/>
    <w:rsid w:val="00FF26E3"/>
    <w:pPr>
      <w:spacing w:after="0" w:line="240" w:lineRule="auto"/>
    </w:pPr>
    <w:rPr>
      <w:rFonts w:eastAsia="Arial"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autoRedefine/>
    <w:qFormat/>
    <w:rsid w:val="00533AA7"/>
    <w:pPr>
      <w:spacing w:after="0" w:line="240" w:lineRule="auto"/>
      <w:jc w:val="center"/>
    </w:pPr>
    <w:rPr>
      <w:rFonts w:eastAsia="Arial" w:cs="Times New Roman"/>
      <w:b/>
      <w:bCs/>
      <w:color w:val="12ABDB" w:themeColor="accent2"/>
      <w:sz w:val="20"/>
      <w:lang w:val="en-GB"/>
    </w:rPr>
  </w:style>
  <w:style w:type="paragraph" w:customStyle="1" w:styleId="TableSubhead">
    <w:name w:val="Table Subhead"/>
    <w:basedOn w:val="Normal"/>
    <w:qFormat/>
    <w:rsid w:val="00AE404A"/>
    <w:pPr>
      <w:spacing w:after="0"/>
    </w:pPr>
    <w:rPr>
      <w:color w:val="0070AD" w:themeColor="accent1"/>
    </w:rPr>
  </w:style>
  <w:style w:type="paragraph" w:customStyle="1" w:styleId="TableofContents">
    <w:name w:val="Table of Contents"/>
    <w:basedOn w:val="Title"/>
    <w:qFormat/>
    <w:rsid w:val="00DE27E7"/>
    <w:pPr>
      <w:spacing w:after="240"/>
    </w:pPr>
  </w:style>
  <w:style w:type="paragraph" w:styleId="TOC1">
    <w:name w:val="toc 1"/>
    <w:next w:val="TOC2"/>
    <w:autoRedefine/>
    <w:uiPriority w:val="39"/>
    <w:unhideWhenUsed/>
    <w:locked/>
    <w:rsid w:val="00D1742A"/>
    <w:pPr>
      <w:tabs>
        <w:tab w:val="left" w:pos="567"/>
        <w:tab w:val="right" w:leader="dot" w:pos="10199"/>
      </w:tabs>
      <w:spacing w:after="100" w:line="240" w:lineRule="auto"/>
    </w:pPr>
    <w:rPr>
      <w:rFonts w:eastAsia="Arial" w:cs="Times New Roman"/>
      <w:noProof/>
      <w:color w:val="000000" w:themeColor="text1"/>
      <w:sz w:val="20"/>
      <w:lang w:val="en-GB"/>
    </w:rPr>
  </w:style>
  <w:style w:type="paragraph" w:styleId="TOC2">
    <w:name w:val="toc 2"/>
    <w:next w:val="TOC3"/>
    <w:autoRedefine/>
    <w:uiPriority w:val="39"/>
    <w:unhideWhenUsed/>
    <w:locked/>
    <w:rsid w:val="00D1742A"/>
    <w:pPr>
      <w:tabs>
        <w:tab w:val="left" w:pos="1134"/>
        <w:tab w:val="right" w:leader="dot" w:pos="10199"/>
      </w:tabs>
      <w:spacing w:after="100" w:line="240" w:lineRule="auto"/>
      <w:ind w:left="567" w:hanging="567"/>
    </w:pPr>
    <w:rPr>
      <w:rFonts w:eastAsia="Arial" w:cs="Times New Roman"/>
      <w:noProof/>
      <w:color w:val="000000" w:themeColor="text1"/>
      <w:sz w:val="20"/>
      <w:lang w:val="en-GB"/>
    </w:rPr>
  </w:style>
  <w:style w:type="paragraph" w:styleId="TOC3">
    <w:name w:val="toc 3"/>
    <w:next w:val="TOC4"/>
    <w:autoRedefine/>
    <w:uiPriority w:val="39"/>
    <w:unhideWhenUsed/>
    <w:locked/>
    <w:rsid w:val="00D65165"/>
    <w:pPr>
      <w:tabs>
        <w:tab w:val="left" w:pos="1418"/>
        <w:tab w:val="right" w:leader="dot" w:pos="10199"/>
      </w:tabs>
      <w:spacing w:after="100" w:line="240" w:lineRule="auto"/>
      <w:ind w:left="1418" w:hanging="851"/>
    </w:pPr>
    <w:rPr>
      <w:rFonts w:eastAsia="Arial" w:cs="Times New Roman"/>
      <w:noProof/>
      <w:color w:val="000000" w:themeColor="text1"/>
      <w:sz w:val="20"/>
      <w:lang w:val="en-GB"/>
      <w14:scene3d>
        <w14:camera w14:prst="orthographicFront"/>
        <w14:lightRig w14:rig="threePt" w14:dir="t">
          <w14:rot w14:lat="0" w14:lon="0" w14:rev="0"/>
        </w14:lightRig>
      </w14:scene3d>
    </w:rPr>
  </w:style>
  <w:style w:type="paragraph" w:styleId="TOC4">
    <w:name w:val="toc 4"/>
    <w:next w:val="TOC5"/>
    <w:autoRedefine/>
    <w:uiPriority w:val="39"/>
    <w:unhideWhenUsed/>
    <w:locked/>
    <w:rsid w:val="00D65165"/>
    <w:pPr>
      <w:tabs>
        <w:tab w:val="left" w:pos="1418"/>
        <w:tab w:val="right" w:leader="dot" w:pos="10199"/>
      </w:tabs>
      <w:spacing w:after="100" w:line="240" w:lineRule="auto"/>
      <w:ind w:firstLine="567"/>
    </w:pPr>
    <w:rPr>
      <w:rFonts w:eastAsia="Arial" w:cs="Times New Roman"/>
      <w:noProof/>
      <w:color w:val="000000" w:themeColor="text1"/>
      <w:sz w:val="20"/>
      <w:lang w:val="en-GB"/>
    </w:rPr>
  </w:style>
  <w:style w:type="paragraph" w:styleId="TOC5">
    <w:name w:val="toc 5"/>
    <w:next w:val="Normal"/>
    <w:autoRedefine/>
    <w:uiPriority w:val="39"/>
    <w:unhideWhenUsed/>
    <w:locked/>
    <w:rsid w:val="00D65165"/>
    <w:pPr>
      <w:tabs>
        <w:tab w:val="right" w:leader="dot" w:pos="10199"/>
      </w:tabs>
      <w:spacing w:after="100" w:line="240" w:lineRule="auto"/>
      <w:ind w:left="810"/>
    </w:pPr>
    <w:rPr>
      <w:rFonts w:eastAsia="Arial" w:cs="Times New Roman"/>
      <w:noProof/>
      <w:color w:val="000000" w:themeColor="text1"/>
      <w:sz w:val="14"/>
      <w:lang w:val="en-GB"/>
    </w:rPr>
  </w:style>
  <w:style w:type="paragraph" w:customStyle="1" w:styleId="CapgeminiFooter">
    <w:name w:val="Capgemini Footer"/>
    <w:uiPriority w:val="1"/>
    <w:qFormat/>
    <w:rsid w:val="00843C0E"/>
    <w:pPr>
      <w:tabs>
        <w:tab w:val="right" w:pos="10206"/>
      </w:tabs>
      <w:spacing w:after="0" w:line="240" w:lineRule="auto"/>
      <w:ind w:firstLine="8640"/>
    </w:pPr>
    <w:rPr>
      <w:rFonts w:eastAsia="Arial" w:cs="Times New Roman"/>
      <w:b/>
      <w:color w:val="998C85"/>
      <w:sz w:val="18"/>
      <w:lang w:val="en-GB"/>
    </w:rPr>
  </w:style>
  <w:style w:type="paragraph" w:customStyle="1" w:styleId="CapgeminiPageNumber">
    <w:name w:val="Capgemini Page Number"/>
    <w:uiPriority w:val="1"/>
    <w:qFormat/>
    <w:rsid w:val="0005229F"/>
    <w:pPr>
      <w:spacing w:after="0" w:line="240" w:lineRule="auto"/>
      <w:jc w:val="right"/>
    </w:pPr>
    <w:rPr>
      <w:rFonts w:eastAsia="Arial"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after="240"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ED4F71"/>
    <w:pPr>
      <w:spacing w:after="0"/>
    </w:pPr>
    <w:rPr>
      <w:rFonts w:ascii="Georgia" w:hAnsi="Georgia"/>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after="240" w:line="240" w:lineRule="atLeast"/>
      <w:ind w:left="227" w:right="227"/>
    </w:pPr>
    <w:rPr>
      <w:rFonts w:ascii="Arial" w:hAnsi="Arial"/>
      <w:i/>
      <w:color w:val="FFFFFF" w:themeColor="background1"/>
      <w:sz w:val="48"/>
      <w:szCs w:val="48"/>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eastAsiaTheme="minorEastAsia"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5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000000" w:themeColor="text2"/>
        <w:left w:val="single" w:sz="4" w:space="0" w:color="000000" w:themeColor="text2"/>
        <w:bottom w:val="single" w:sz="4" w:space="0" w:color="000000" w:themeColor="text2"/>
        <w:right w:val="single" w:sz="4" w:space="0" w:color="000000"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05229F"/>
    <w:pPr>
      <w:keepNext/>
      <w:keepLines/>
      <w:spacing w:before="240" w:after="240" w:line="240" w:lineRule="auto"/>
      <w:jc w:val="right"/>
    </w:pPr>
    <w:rPr>
      <w:rFonts w:eastAsia="Arial" w:cs="Times New Roman"/>
      <w:b/>
      <w:color w:val="000000" w:themeColor="text2"/>
      <w:sz w:val="20"/>
      <w:lang w:val="fr-FR"/>
    </w:rPr>
  </w:style>
  <w:style w:type="paragraph" w:customStyle="1" w:styleId="PulloutQuote">
    <w:name w:val="Pullout Quote"/>
    <w:basedOn w:val="Normal"/>
    <w:next w:val="Quote-Source"/>
    <w:qFormat/>
    <w:rsid w:val="00A33DBE"/>
    <w:pPr>
      <w:keepNext/>
      <w:keepLines/>
    </w:pPr>
    <w:rPr>
      <w:b/>
      <w:color w:val="0070AD" w:themeColor="accent1"/>
      <w:sz w:val="28"/>
      <w:lang w:val="fr-FR"/>
    </w:rPr>
  </w:style>
  <w:style w:type="paragraph" w:customStyle="1" w:styleId="Quotes">
    <w:name w:val="Quotes"/>
    <w:qFormat/>
    <w:rsid w:val="003C2443"/>
    <w:pPr>
      <w:spacing w:after="0" w:line="240" w:lineRule="auto"/>
    </w:pPr>
    <w:rPr>
      <w:rFonts w:eastAsia="Arial" w:cs="Times New Roman"/>
      <w:b/>
      <w:color w:val="CCEFFB" w:themeColor="accent2" w:themeTint="33"/>
      <w:sz w:val="534"/>
    </w:rPr>
  </w:style>
  <w:style w:type="paragraph" w:customStyle="1" w:styleId="NormalQuote">
    <w:name w:val="Normal Quote"/>
    <w:qFormat/>
    <w:rsid w:val="003C6FB9"/>
    <w:pPr>
      <w:shd w:val="clear" w:color="auto" w:fill="F2F2F2" w:themeFill="background1" w:themeFillShade="F2"/>
      <w:spacing w:after="120" w:line="240" w:lineRule="auto"/>
      <w:jc w:val="both"/>
    </w:pPr>
    <w:rPr>
      <w:rFonts w:eastAsia="Arial" w:cs="Times New Roman"/>
      <w:i/>
      <w:color w:val="000000" w:themeColor="text1"/>
      <w:sz w:val="24"/>
      <w:szCs w:val="24"/>
    </w:rPr>
  </w:style>
  <w:style w:type="paragraph" w:customStyle="1" w:styleId="BiosRole">
    <w:name w:val="Bios Role"/>
    <w:uiPriority w:val="1"/>
    <w:qFormat/>
    <w:rsid w:val="005910CD"/>
    <w:pPr>
      <w:spacing w:after="240" w:line="240" w:lineRule="atLeast"/>
    </w:pPr>
    <w:rPr>
      <w:rFonts w:eastAsia="Times New Roman" w:cs="Times New Roman"/>
      <w:b/>
      <w:color w:val="2B0A3D" w:themeColor="accent3"/>
      <w:szCs w:val="28"/>
    </w:rPr>
  </w:style>
  <w:style w:type="paragraph" w:customStyle="1" w:styleId="MoreInformation">
    <w:name w:val="More Information"/>
    <w:qFormat/>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5910CD"/>
    <w:pPr>
      <w:spacing w:before="120" w:after="240" w:line="240" w:lineRule="auto"/>
    </w:pPr>
    <w:rPr>
      <w:rFonts w:eastAsia="Arial"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0000"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2B0A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apgemini2021">
    <w:name w:val="Capgemini 2021"/>
    <w:basedOn w:val="Capgemini-NewVI"/>
    <w:uiPriority w:val="99"/>
    <w:qFormat/>
    <w:rsid w:val="00281E25"/>
    <w:rPr>
      <w:color w:val="3B3B3B" w:themeColor="background2" w:themeShade="40"/>
      <w:sz w:val="20"/>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cPr>
      <w:vAlign w:val="center"/>
    </w:tc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0B0B0" w:themeFill="background2" w:themeFillShade="BF"/>
      </w:tcPr>
    </w:tblStylePr>
    <w:tblStylePr w:type="band1Vert">
      <w:rPr>
        <w:color w:val="000000" w:themeColor="text1"/>
      </w:rPr>
    </w:tblStylePr>
    <w:tblStylePr w:type="band2Vert">
      <w:rPr>
        <w:color w:val="000000" w:themeColor="text1"/>
      </w:rPr>
      <w:tblPr/>
      <w:tcPr>
        <w:shd w:val="clear" w:color="auto" w:fill="B0B0B0" w:themeFill="background2" w:themeFillShade="BF"/>
      </w:tcPr>
    </w:tblStylePr>
    <w:tblStylePr w:type="band1Horz">
      <w:rPr>
        <w:color w:val="000000" w:themeColor="text1"/>
      </w:rPr>
    </w:tblStylePr>
    <w:tblStylePr w:type="band2Horz">
      <w:rPr>
        <w:color w:val="000000" w:themeColor="text1"/>
      </w:rPr>
      <w:tblPr/>
      <w:tcPr>
        <w:shd w:val="clear" w:color="auto" w:fill="ECECEC" w:themeFill="background2"/>
      </w:tcPr>
    </w:tblStylePr>
  </w:style>
  <w:style w:type="paragraph" w:styleId="NormalWeb">
    <w:name w:val="Normal (Web)"/>
    <w:basedOn w:val="Normal"/>
    <w:uiPriority w:val="99"/>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uiPriority w:val="1"/>
    <w:qFormat/>
    <w:rsid w:val="00FB1960"/>
    <w:rPr>
      <w:b/>
      <w:color w:val="000000" w:themeColor="text1"/>
      <w:sz w:val="16"/>
    </w:rPr>
  </w:style>
  <w:style w:type="character" w:styleId="FollowedHyperlink">
    <w:name w:val="FollowedHyperlink"/>
    <w:basedOn w:val="DefaultParagraphFont"/>
    <w:uiPriority w:val="99"/>
    <w:semiHidden/>
    <w:unhideWhenUsed/>
    <w:locked/>
    <w:rsid w:val="005C3455"/>
    <w:rPr>
      <w:color w:val="00E6E3"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unhideWhenUsed/>
    <w:locked/>
    <w:rsid w:val="0043163A"/>
    <w:rPr>
      <w:szCs w:val="20"/>
    </w:rPr>
  </w:style>
  <w:style w:type="character" w:customStyle="1" w:styleId="CommentTextChar">
    <w:name w:val="Comment Text Char"/>
    <w:basedOn w:val="DefaultParagraphFont"/>
    <w:link w:val="CommentText"/>
    <w:uiPriority w:val="99"/>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semiHidden/>
    <w:unhideWhenUsed/>
    <w:qFormat/>
    <w:locked/>
    <w:rsid w:val="00CD7E84"/>
    <w:pPr>
      <w:spacing w:before="240"/>
      <w:outlineLvl w:val="9"/>
    </w:pPr>
    <w:rPr>
      <w:rFonts w:eastAsiaTheme="majorEastAsia" w:cstheme="majorBidi"/>
      <w:b/>
      <w:bCs/>
      <w:color w:val="005381" w:themeColor="accent1" w:themeShade="BF"/>
      <w:sz w:val="32"/>
      <w:szCs w:val="32"/>
    </w:rPr>
  </w:style>
  <w:style w:type="paragraph" w:styleId="Title">
    <w:name w:val="Title"/>
    <w:basedOn w:val="Normal"/>
    <w:next w:val="Normal"/>
    <w:link w:val="TitleChar"/>
    <w:uiPriority w:val="10"/>
    <w:qFormat/>
    <w:locked/>
    <w:rsid w:val="000D7A0D"/>
    <w:pPr>
      <w:spacing w:after="0" w:line="240" w:lineRule="auto"/>
      <w:contextualSpacing/>
    </w:pPr>
    <w:rPr>
      <w:rFonts w:asciiTheme="majorHAnsi" w:eastAsiaTheme="majorEastAsia" w:hAnsiTheme="majorHAnsi" w:cstheme="majorBidi"/>
      <w:color w:val="272936" w:themeColor="accent4"/>
      <w:spacing w:val="-10"/>
      <w:kern w:val="28"/>
      <w:sz w:val="40"/>
      <w:szCs w:val="56"/>
    </w:rPr>
  </w:style>
  <w:style w:type="character" w:customStyle="1" w:styleId="TitleChar">
    <w:name w:val="Title Char"/>
    <w:basedOn w:val="DefaultParagraphFont"/>
    <w:link w:val="Title"/>
    <w:uiPriority w:val="10"/>
    <w:rsid w:val="000D7A0D"/>
    <w:rPr>
      <w:rFonts w:asciiTheme="majorHAnsi" w:eastAsiaTheme="majorEastAsia" w:hAnsiTheme="majorHAnsi" w:cstheme="majorBidi"/>
      <w:color w:val="272936" w:themeColor="accent4"/>
      <w:spacing w:val="-10"/>
      <w:kern w:val="28"/>
      <w:sz w:val="40"/>
      <w:szCs w:val="56"/>
    </w:rPr>
  </w:style>
  <w:style w:type="character" w:styleId="Strong">
    <w:name w:val="Strong"/>
    <w:basedOn w:val="DefaultParagraphFont"/>
    <w:uiPriority w:val="22"/>
    <w:qFormat/>
    <w:locked/>
    <w:rsid w:val="00E720AA"/>
    <w:rPr>
      <w:b/>
      <w:bCs/>
    </w:rPr>
  </w:style>
  <w:style w:type="character" w:customStyle="1" w:styleId="Heading5Char">
    <w:name w:val="Heading 5 Char"/>
    <w:basedOn w:val="DefaultParagraphFont"/>
    <w:link w:val="Heading5"/>
    <w:rsid w:val="009D21E5"/>
    <w:rPr>
      <w:rFonts w:asciiTheme="majorHAnsi" w:eastAsia="Arial" w:hAnsiTheme="majorHAnsi" w:cs="Times New Roman"/>
      <w:color w:val="000000" w:themeColor="text1"/>
      <w:sz w:val="28"/>
      <w:lang w:val="en-GB"/>
    </w:rPr>
  </w:style>
  <w:style w:type="character" w:customStyle="1" w:styleId="Heading6Char">
    <w:name w:val="Heading 6 Char"/>
    <w:basedOn w:val="DefaultParagraphFont"/>
    <w:link w:val="Heading6"/>
    <w:uiPriority w:val="47"/>
    <w:semiHidden/>
    <w:rsid w:val="00D1742A"/>
    <w:rPr>
      <w:rFonts w:asciiTheme="majorHAnsi" w:eastAsiaTheme="majorEastAsia" w:hAnsiTheme="majorHAnsi" w:cstheme="majorBidi"/>
      <w:color w:val="000000" w:themeColor="text1"/>
      <w:sz w:val="28"/>
      <w:lang w:val="en-GB"/>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z w:val="20"/>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z w:val="21"/>
      <w:szCs w:val="21"/>
    </w:rPr>
  </w:style>
  <w:style w:type="paragraph" w:customStyle="1" w:styleId="Head1">
    <w:name w:val="Head1"/>
    <w:next w:val="Normal"/>
    <w:qFormat/>
    <w:rsid w:val="00196143"/>
    <w:pPr>
      <w:keepNext/>
      <w:keepLines/>
      <w:pageBreakBefore/>
    </w:pPr>
    <w:rPr>
      <w:rFonts w:asciiTheme="majorHAnsi" w:eastAsia="Arial" w:hAnsiTheme="majorHAnsi" w:cs="Times New Roman"/>
      <w:color w:val="272936" w:themeColor="accent4"/>
      <w:sz w:val="48"/>
      <w:szCs w:val="60"/>
      <w:lang w:val="en-GB"/>
    </w:rPr>
  </w:style>
  <w:style w:type="paragraph" w:customStyle="1" w:styleId="QuestionStyle">
    <w:name w:val="Question Style"/>
    <w:next w:val="Normal"/>
    <w:uiPriority w:val="19"/>
    <w:qFormat/>
    <w:rsid w:val="006E3C6F"/>
    <w:pPr>
      <w:pBdr>
        <w:top w:val="single" w:sz="4" w:space="1" w:color="auto"/>
        <w:bottom w:val="single" w:sz="4" w:space="1" w:color="auto"/>
      </w:pBdr>
      <w:spacing w:before="240" w:after="120"/>
    </w:pPr>
    <w:rPr>
      <w:rFonts w:asciiTheme="majorHAnsi" w:eastAsia="Calibri" w:hAnsiTheme="majorHAnsi" w:cs="Times New Roman"/>
      <w:i/>
      <w:color w:val="272936" w:themeColor="accent4"/>
      <w:sz w:val="20"/>
      <w:szCs w:val="20"/>
      <w:lang w:eastAsia="en-GB"/>
    </w:rPr>
  </w:style>
  <w:style w:type="paragraph" w:customStyle="1" w:styleId="BoilerplateHead1">
    <w:name w:val="Boilerplate Head 1"/>
    <w:basedOn w:val="BoilerplateHead"/>
    <w:uiPriority w:val="1"/>
    <w:rsid w:val="007F67D8"/>
    <w:pPr>
      <w:pBdr>
        <w:bottom w:val="single" w:sz="4" w:space="1" w:color="FFFFFF" w:themeColor="background1"/>
      </w:pBdr>
      <w:ind w:left="0" w:right="4820"/>
    </w:pPr>
    <w:rPr>
      <w:caps/>
    </w:rPr>
  </w:style>
  <w:style w:type="paragraph" w:customStyle="1" w:styleId="Boilerplatetext1">
    <w:name w:val="Boilerplate text 1"/>
    <w:basedOn w:val="BoilerplateText"/>
    <w:uiPriority w:val="1"/>
    <w:qFormat/>
    <w:rsid w:val="00FB1960"/>
    <w:pPr>
      <w:tabs>
        <w:tab w:val="left" w:pos="3784"/>
      </w:tabs>
      <w:ind w:left="0" w:right="4820"/>
    </w:pPr>
    <w:rPr>
      <w:color w:val="000000" w:themeColor="text1"/>
    </w:rPr>
  </w:style>
  <w:style w:type="character" w:styleId="UnresolvedMention">
    <w:name w:val="Unresolved Mention"/>
    <w:basedOn w:val="DefaultParagraphFont"/>
    <w:uiPriority w:val="99"/>
    <w:unhideWhenUsed/>
    <w:rsid w:val="00A337DE"/>
    <w:rPr>
      <w:color w:val="605E5C"/>
      <w:shd w:val="clear" w:color="auto" w:fill="E1DFDD"/>
    </w:rPr>
  </w:style>
  <w:style w:type="paragraph" w:styleId="Caption">
    <w:name w:val="caption"/>
    <w:basedOn w:val="FigureDescriptor"/>
    <w:next w:val="Normal"/>
    <w:uiPriority w:val="35"/>
    <w:qFormat/>
    <w:locked/>
    <w:rsid w:val="00F61F77"/>
    <w:rPr>
      <w:lang w:val="en-GB"/>
    </w:rPr>
  </w:style>
  <w:style w:type="character" w:customStyle="1" w:styleId="FootergreyChar">
    <w:name w:val="Footer grey Char"/>
    <w:basedOn w:val="DefaultParagraphFont"/>
    <w:link w:val="Footergrey"/>
    <w:rsid w:val="00903161"/>
    <w:rPr>
      <w:rFonts w:eastAsia="Arial" w:cs="Times New Roman"/>
      <w:color w:val="808080" w:themeColor="background1" w:themeShade="80"/>
      <w:sz w:val="16"/>
      <w:szCs w:val="16"/>
    </w:rPr>
  </w:style>
  <w:style w:type="paragraph" w:styleId="ListParagraph">
    <w:name w:val="List Paragraph"/>
    <w:basedOn w:val="Normal"/>
    <w:uiPriority w:val="34"/>
    <w:qFormat/>
    <w:locked/>
    <w:rsid w:val="006967CF"/>
    <w:pPr>
      <w:spacing w:after="160" w:line="259" w:lineRule="auto"/>
      <w:ind w:left="720"/>
      <w:contextualSpacing/>
    </w:pPr>
    <w:rPr>
      <w:rFonts w:eastAsiaTheme="minorHAnsi" w:cstheme="minorBidi"/>
      <w:sz w:val="22"/>
    </w:rPr>
  </w:style>
  <w:style w:type="paragraph" w:customStyle="1" w:styleId="biggie">
    <w:name w:val="biggie"/>
    <w:basedOn w:val="Normal"/>
    <w:rsid w:val="00CA402F"/>
    <w:pPr>
      <w:spacing w:before="100" w:beforeAutospacing="1" w:after="100" w:afterAutospacing="1" w:line="240" w:lineRule="auto"/>
    </w:pPr>
    <w:rPr>
      <w:rFonts w:ascii="Times New Roman" w:eastAsia="Times New Roman" w:hAnsi="Times New Roman"/>
      <w:sz w:val="24"/>
      <w:szCs w:val="24"/>
      <w:lang w:val="en-IN" w:eastAsia="en-IN"/>
    </w:rPr>
  </w:style>
  <w:style w:type="table" w:styleId="GridTable4-Accent1">
    <w:name w:val="Grid Table 4 Accent 1"/>
    <w:basedOn w:val="TableNormal"/>
    <w:uiPriority w:val="49"/>
    <w:locked/>
    <w:rsid w:val="008C583D"/>
    <w:pPr>
      <w:spacing w:after="0" w:line="240" w:lineRule="auto"/>
    </w:pPr>
    <w:tblPr>
      <w:tblStyleRowBandSize w:val="1"/>
      <w:tblStyleColBandSize w:val="1"/>
      <w:tblBorders>
        <w:top w:val="single" w:sz="4" w:space="0" w:color="34B7FF" w:themeColor="accent1" w:themeTint="99"/>
        <w:left w:val="single" w:sz="4" w:space="0" w:color="34B7FF" w:themeColor="accent1" w:themeTint="99"/>
        <w:bottom w:val="single" w:sz="4" w:space="0" w:color="34B7FF" w:themeColor="accent1" w:themeTint="99"/>
        <w:right w:val="single" w:sz="4" w:space="0" w:color="34B7FF" w:themeColor="accent1" w:themeTint="99"/>
        <w:insideH w:val="single" w:sz="4" w:space="0" w:color="34B7FF" w:themeColor="accent1" w:themeTint="99"/>
        <w:insideV w:val="single" w:sz="4" w:space="0" w:color="34B7FF" w:themeColor="accent1" w:themeTint="99"/>
      </w:tblBorders>
    </w:tblPr>
    <w:tblStylePr w:type="firstRow">
      <w:rPr>
        <w:b/>
        <w:bCs/>
        <w:color w:val="FFFFFF" w:themeColor="background1"/>
      </w:rPr>
      <w:tblPr/>
      <w:tcPr>
        <w:tcBorders>
          <w:top w:val="single" w:sz="4" w:space="0" w:color="0070AD" w:themeColor="accent1"/>
          <w:left w:val="single" w:sz="4" w:space="0" w:color="0070AD" w:themeColor="accent1"/>
          <w:bottom w:val="single" w:sz="4" w:space="0" w:color="0070AD" w:themeColor="accent1"/>
          <w:right w:val="single" w:sz="4" w:space="0" w:color="0070AD" w:themeColor="accent1"/>
          <w:insideH w:val="nil"/>
          <w:insideV w:val="nil"/>
        </w:tcBorders>
        <w:shd w:val="clear" w:color="auto" w:fill="0070AD" w:themeFill="accent1"/>
      </w:tcPr>
    </w:tblStylePr>
    <w:tblStylePr w:type="lastRow">
      <w:rPr>
        <w:b/>
        <w:bCs/>
      </w:rPr>
      <w:tblPr/>
      <w:tcPr>
        <w:tcBorders>
          <w:top w:val="double" w:sz="4" w:space="0" w:color="0070AD" w:themeColor="accent1"/>
        </w:tcBorders>
      </w:tcPr>
    </w:tblStylePr>
    <w:tblStylePr w:type="firstCol">
      <w:rPr>
        <w:b/>
        <w:bCs/>
      </w:rPr>
    </w:tblStylePr>
    <w:tblStylePr w:type="lastCol">
      <w:rPr>
        <w:b/>
        <w:bCs/>
      </w:rPr>
    </w:tblStylePr>
    <w:tblStylePr w:type="band1Vert">
      <w:tblPr/>
      <w:tcPr>
        <w:shd w:val="clear" w:color="auto" w:fill="BBE7FF" w:themeFill="accent1" w:themeFillTint="33"/>
      </w:tcPr>
    </w:tblStylePr>
    <w:tblStylePr w:type="band1Horz">
      <w:tblPr/>
      <w:tcPr>
        <w:shd w:val="clear" w:color="auto" w:fill="BBE7FF" w:themeFill="accent1" w:themeFillTint="33"/>
      </w:tcPr>
    </w:tblStylePr>
  </w:style>
  <w:style w:type="paragraph" w:customStyle="1" w:styleId="BodyIndent">
    <w:name w:val="Body Indent"/>
    <w:basedOn w:val="Normal"/>
    <w:qFormat/>
    <w:rsid w:val="008819AA"/>
    <w:pPr>
      <w:ind w:left="540"/>
      <w:jc w:val="both"/>
    </w:pPr>
    <w:rPr>
      <w:rFonts w:eastAsiaTheme="minorHAnsi" w:cstheme="minorBidi"/>
      <w:sz w:val="24"/>
    </w:rPr>
  </w:style>
  <w:style w:type="character" w:customStyle="1" w:styleId="ui-provider">
    <w:name w:val="ui-provider"/>
    <w:basedOn w:val="DefaultParagraphFont"/>
    <w:rsid w:val="005D5AC2"/>
  </w:style>
  <w:style w:type="character" w:styleId="Mention">
    <w:name w:val="Mention"/>
    <w:basedOn w:val="DefaultParagraphFont"/>
    <w:uiPriority w:val="99"/>
    <w:unhideWhenUsed/>
    <w:rsid w:val="003749C6"/>
    <w:rPr>
      <w:color w:val="2B579A"/>
      <w:shd w:val="clear" w:color="auto" w:fill="E6E6E6"/>
    </w:rPr>
  </w:style>
  <w:style w:type="paragraph" w:customStyle="1" w:styleId="Default">
    <w:name w:val="Default"/>
    <w:rsid w:val="00A51F86"/>
    <w:pPr>
      <w:autoSpaceDE w:val="0"/>
      <w:autoSpaceDN w:val="0"/>
      <w:adjustRightInd w:val="0"/>
      <w:spacing w:after="0" w:line="240" w:lineRule="auto"/>
    </w:pPr>
    <w:rPr>
      <w:rFonts w:ascii="Arial" w:hAnsi="Arial" w:cs="Arial"/>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33728">
      <w:bodyDiv w:val="1"/>
      <w:marLeft w:val="0"/>
      <w:marRight w:val="0"/>
      <w:marTop w:val="0"/>
      <w:marBottom w:val="0"/>
      <w:divBdr>
        <w:top w:val="none" w:sz="0" w:space="0" w:color="auto"/>
        <w:left w:val="none" w:sz="0" w:space="0" w:color="auto"/>
        <w:bottom w:val="none" w:sz="0" w:space="0" w:color="auto"/>
        <w:right w:val="none" w:sz="0" w:space="0" w:color="auto"/>
      </w:divBdr>
    </w:div>
    <w:div w:id="185169573">
      <w:bodyDiv w:val="1"/>
      <w:marLeft w:val="0"/>
      <w:marRight w:val="0"/>
      <w:marTop w:val="0"/>
      <w:marBottom w:val="0"/>
      <w:divBdr>
        <w:top w:val="none" w:sz="0" w:space="0" w:color="auto"/>
        <w:left w:val="none" w:sz="0" w:space="0" w:color="auto"/>
        <w:bottom w:val="none" w:sz="0" w:space="0" w:color="auto"/>
        <w:right w:val="none" w:sz="0" w:space="0" w:color="auto"/>
      </w:divBdr>
      <w:divsChild>
        <w:div w:id="720176932">
          <w:marLeft w:val="0"/>
          <w:marRight w:val="0"/>
          <w:marTop w:val="0"/>
          <w:marBottom w:val="0"/>
          <w:divBdr>
            <w:top w:val="none" w:sz="0" w:space="0" w:color="auto"/>
            <w:left w:val="none" w:sz="0" w:space="0" w:color="auto"/>
            <w:bottom w:val="none" w:sz="0" w:space="0" w:color="auto"/>
            <w:right w:val="none" w:sz="0" w:space="0" w:color="auto"/>
          </w:divBdr>
          <w:divsChild>
            <w:div w:id="17801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26627">
      <w:bodyDiv w:val="1"/>
      <w:marLeft w:val="0"/>
      <w:marRight w:val="0"/>
      <w:marTop w:val="0"/>
      <w:marBottom w:val="0"/>
      <w:divBdr>
        <w:top w:val="none" w:sz="0" w:space="0" w:color="auto"/>
        <w:left w:val="none" w:sz="0" w:space="0" w:color="auto"/>
        <w:bottom w:val="none" w:sz="0" w:space="0" w:color="auto"/>
        <w:right w:val="none" w:sz="0" w:space="0" w:color="auto"/>
      </w:divBdr>
      <w:divsChild>
        <w:div w:id="1857845710">
          <w:marLeft w:val="0"/>
          <w:marRight w:val="0"/>
          <w:marTop w:val="0"/>
          <w:marBottom w:val="0"/>
          <w:divBdr>
            <w:top w:val="none" w:sz="0" w:space="0" w:color="auto"/>
            <w:left w:val="none" w:sz="0" w:space="0" w:color="auto"/>
            <w:bottom w:val="none" w:sz="0" w:space="0" w:color="auto"/>
            <w:right w:val="none" w:sz="0" w:space="0" w:color="auto"/>
          </w:divBdr>
          <w:divsChild>
            <w:div w:id="37358852">
              <w:marLeft w:val="0"/>
              <w:marRight w:val="0"/>
              <w:marTop w:val="0"/>
              <w:marBottom w:val="0"/>
              <w:divBdr>
                <w:top w:val="none" w:sz="0" w:space="0" w:color="auto"/>
                <w:left w:val="none" w:sz="0" w:space="0" w:color="auto"/>
                <w:bottom w:val="none" w:sz="0" w:space="0" w:color="auto"/>
                <w:right w:val="none" w:sz="0" w:space="0" w:color="auto"/>
              </w:divBdr>
            </w:div>
            <w:div w:id="1325664312">
              <w:marLeft w:val="0"/>
              <w:marRight w:val="0"/>
              <w:marTop w:val="0"/>
              <w:marBottom w:val="0"/>
              <w:divBdr>
                <w:top w:val="none" w:sz="0" w:space="0" w:color="auto"/>
                <w:left w:val="none" w:sz="0" w:space="0" w:color="auto"/>
                <w:bottom w:val="none" w:sz="0" w:space="0" w:color="auto"/>
                <w:right w:val="none" w:sz="0" w:space="0" w:color="auto"/>
              </w:divBdr>
            </w:div>
            <w:div w:id="1412392162">
              <w:marLeft w:val="0"/>
              <w:marRight w:val="0"/>
              <w:marTop w:val="0"/>
              <w:marBottom w:val="0"/>
              <w:divBdr>
                <w:top w:val="none" w:sz="0" w:space="0" w:color="auto"/>
                <w:left w:val="none" w:sz="0" w:space="0" w:color="auto"/>
                <w:bottom w:val="none" w:sz="0" w:space="0" w:color="auto"/>
                <w:right w:val="none" w:sz="0" w:space="0" w:color="auto"/>
              </w:divBdr>
            </w:div>
            <w:div w:id="1721855189">
              <w:marLeft w:val="0"/>
              <w:marRight w:val="0"/>
              <w:marTop w:val="0"/>
              <w:marBottom w:val="0"/>
              <w:divBdr>
                <w:top w:val="none" w:sz="0" w:space="0" w:color="auto"/>
                <w:left w:val="none" w:sz="0" w:space="0" w:color="auto"/>
                <w:bottom w:val="none" w:sz="0" w:space="0" w:color="auto"/>
                <w:right w:val="none" w:sz="0" w:space="0" w:color="auto"/>
              </w:divBdr>
            </w:div>
            <w:div w:id="1168248513">
              <w:marLeft w:val="0"/>
              <w:marRight w:val="0"/>
              <w:marTop w:val="0"/>
              <w:marBottom w:val="0"/>
              <w:divBdr>
                <w:top w:val="none" w:sz="0" w:space="0" w:color="auto"/>
                <w:left w:val="none" w:sz="0" w:space="0" w:color="auto"/>
                <w:bottom w:val="none" w:sz="0" w:space="0" w:color="auto"/>
                <w:right w:val="none" w:sz="0" w:space="0" w:color="auto"/>
              </w:divBdr>
            </w:div>
            <w:div w:id="356663673">
              <w:marLeft w:val="0"/>
              <w:marRight w:val="0"/>
              <w:marTop w:val="0"/>
              <w:marBottom w:val="0"/>
              <w:divBdr>
                <w:top w:val="none" w:sz="0" w:space="0" w:color="auto"/>
                <w:left w:val="none" w:sz="0" w:space="0" w:color="auto"/>
                <w:bottom w:val="none" w:sz="0" w:space="0" w:color="auto"/>
                <w:right w:val="none" w:sz="0" w:space="0" w:color="auto"/>
              </w:divBdr>
            </w:div>
            <w:div w:id="1765951655">
              <w:marLeft w:val="0"/>
              <w:marRight w:val="0"/>
              <w:marTop w:val="0"/>
              <w:marBottom w:val="0"/>
              <w:divBdr>
                <w:top w:val="none" w:sz="0" w:space="0" w:color="auto"/>
                <w:left w:val="none" w:sz="0" w:space="0" w:color="auto"/>
                <w:bottom w:val="none" w:sz="0" w:space="0" w:color="auto"/>
                <w:right w:val="none" w:sz="0" w:space="0" w:color="auto"/>
              </w:divBdr>
            </w:div>
            <w:div w:id="143262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52917">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314842181">
      <w:bodyDiv w:val="1"/>
      <w:marLeft w:val="0"/>
      <w:marRight w:val="0"/>
      <w:marTop w:val="0"/>
      <w:marBottom w:val="0"/>
      <w:divBdr>
        <w:top w:val="none" w:sz="0" w:space="0" w:color="auto"/>
        <w:left w:val="none" w:sz="0" w:space="0" w:color="auto"/>
        <w:bottom w:val="none" w:sz="0" w:space="0" w:color="auto"/>
        <w:right w:val="none" w:sz="0" w:space="0" w:color="auto"/>
      </w:divBdr>
      <w:divsChild>
        <w:div w:id="107702583">
          <w:marLeft w:val="0"/>
          <w:marRight w:val="0"/>
          <w:marTop w:val="0"/>
          <w:marBottom w:val="0"/>
          <w:divBdr>
            <w:top w:val="none" w:sz="0" w:space="0" w:color="auto"/>
            <w:left w:val="none" w:sz="0" w:space="0" w:color="auto"/>
            <w:bottom w:val="none" w:sz="0" w:space="0" w:color="auto"/>
            <w:right w:val="none" w:sz="0" w:space="0" w:color="auto"/>
          </w:divBdr>
          <w:divsChild>
            <w:div w:id="1551844868">
              <w:marLeft w:val="0"/>
              <w:marRight w:val="0"/>
              <w:marTop w:val="0"/>
              <w:marBottom w:val="0"/>
              <w:divBdr>
                <w:top w:val="none" w:sz="0" w:space="0" w:color="auto"/>
                <w:left w:val="none" w:sz="0" w:space="0" w:color="auto"/>
                <w:bottom w:val="none" w:sz="0" w:space="0" w:color="auto"/>
                <w:right w:val="none" w:sz="0" w:space="0" w:color="auto"/>
              </w:divBdr>
            </w:div>
            <w:div w:id="416484770">
              <w:marLeft w:val="0"/>
              <w:marRight w:val="0"/>
              <w:marTop w:val="0"/>
              <w:marBottom w:val="0"/>
              <w:divBdr>
                <w:top w:val="none" w:sz="0" w:space="0" w:color="auto"/>
                <w:left w:val="none" w:sz="0" w:space="0" w:color="auto"/>
                <w:bottom w:val="none" w:sz="0" w:space="0" w:color="auto"/>
                <w:right w:val="none" w:sz="0" w:space="0" w:color="auto"/>
              </w:divBdr>
            </w:div>
            <w:div w:id="288976105">
              <w:marLeft w:val="0"/>
              <w:marRight w:val="0"/>
              <w:marTop w:val="0"/>
              <w:marBottom w:val="0"/>
              <w:divBdr>
                <w:top w:val="none" w:sz="0" w:space="0" w:color="auto"/>
                <w:left w:val="none" w:sz="0" w:space="0" w:color="auto"/>
                <w:bottom w:val="none" w:sz="0" w:space="0" w:color="auto"/>
                <w:right w:val="none" w:sz="0" w:space="0" w:color="auto"/>
              </w:divBdr>
            </w:div>
            <w:div w:id="1473867214">
              <w:marLeft w:val="0"/>
              <w:marRight w:val="0"/>
              <w:marTop w:val="0"/>
              <w:marBottom w:val="0"/>
              <w:divBdr>
                <w:top w:val="none" w:sz="0" w:space="0" w:color="auto"/>
                <w:left w:val="none" w:sz="0" w:space="0" w:color="auto"/>
                <w:bottom w:val="none" w:sz="0" w:space="0" w:color="auto"/>
                <w:right w:val="none" w:sz="0" w:space="0" w:color="auto"/>
              </w:divBdr>
            </w:div>
            <w:div w:id="366681375">
              <w:marLeft w:val="0"/>
              <w:marRight w:val="0"/>
              <w:marTop w:val="0"/>
              <w:marBottom w:val="0"/>
              <w:divBdr>
                <w:top w:val="none" w:sz="0" w:space="0" w:color="auto"/>
                <w:left w:val="none" w:sz="0" w:space="0" w:color="auto"/>
                <w:bottom w:val="none" w:sz="0" w:space="0" w:color="auto"/>
                <w:right w:val="none" w:sz="0" w:space="0" w:color="auto"/>
              </w:divBdr>
            </w:div>
            <w:div w:id="109104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415051944">
      <w:bodyDiv w:val="1"/>
      <w:marLeft w:val="0"/>
      <w:marRight w:val="0"/>
      <w:marTop w:val="0"/>
      <w:marBottom w:val="0"/>
      <w:divBdr>
        <w:top w:val="none" w:sz="0" w:space="0" w:color="auto"/>
        <w:left w:val="none" w:sz="0" w:space="0" w:color="auto"/>
        <w:bottom w:val="none" w:sz="0" w:space="0" w:color="auto"/>
        <w:right w:val="none" w:sz="0" w:space="0" w:color="auto"/>
      </w:divBdr>
    </w:div>
    <w:div w:id="495193837">
      <w:bodyDiv w:val="1"/>
      <w:marLeft w:val="0"/>
      <w:marRight w:val="0"/>
      <w:marTop w:val="0"/>
      <w:marBottom w:val="0"/>
      <w:divBdr>
        <w:top w:val="none" w:sz="0" w:space="0" w:color="auto"/>
        <w:left w:val="none" w:sz="0" w:space="0" w:color="auto"/>
        <w:bottom w:val="none" w:sz="0" w:space="0" w:color="auto"/>
        <w:right w:val="none" w:sz="0" w:space="0" w:color="auto"/>
      </w:divBdr>
    </w:div>
    <w:div w:id="626815385">
      <w:bodyDiv w:val="1"/>
      <w:marLeft w:val="0"/>
      <w:marRight w:val="0"/>
      <w:marTop w:val="0"/>
      <w:marBottom w:val="0"/>
      <w:divBdr>
        <w:top w:val="none" w:sz="0" w:space="0" w:color="auto"/>
        <w:left w:val="none" w:sz="0" w:space="0" w:color="auto"/>
        <w:bottom w:val="none" w:sz="0" w:space="0" w:color="auto"/>
        <w:right w:val="none" w:sz="0" w:space="0" w:color="auto"/>
      </w:divBdr>
      <w:divsChild>
        <w:div w:id="1464931984">
          <w:marLeft w:val="0"/>
          <w:marRight w:val="0"/>
          <w:marTop w:val="0"/>
          <w:marBottom w:val="0"/>
          <w:divBdr>
            <w:top w:val="none" w:sz="0" w:space="0" w:color="auto"/>
            <w:left w:val="none" w:sz="0" w:space="0" w:color="auto"/>
            <w:bottom w:val="none" w:sz="0" w:space="0" w:color="auto"/>
            <w:right w:val="none" w:sz="0" w:space="0" w:color="auto"/>
          </w:divBdr>
          <w:divsChild>
            <w:div w:id="597174679">
              <w:marLeft w:val="0"/>
              <w:marRight w:val="0"/>
              <w:marTop w:val="0"/>
              <w:marBottom w:val="0"/>
              <w:divBdr>
                <w:top w:val="none" w:sz="0" w:space="0" w:color="auto"/>
                <w:left w:val="none" w:sz="0" w:space="0" w:color="auto"/>
                <w:bottom w:val="none" w:sz="0" w:space="0" w:color="auto"/>
                <w:right w:val="none" w:sz="0" w:space="0" w:color="auto"/>
              </w:divBdr>
            </w:div>
            <w:div w:id="601650675">
              <w:marLeft w:val="0"/>
              <w:marRight w:val="0"/>
              <w:marTop w:val="0"/>
              <w:marBottom w:val="0"/>
              <w:divBdr>
                <w:top w:val="none" w:sz="0" w:space="0" w:color="auto"/>
                <w:left w:val="none" w:sz="0" w:space="0" w:color="auto"/>
                <w:bottom w:val="none" w:sz="0" w:space="0" w:color="auto"/>
                <w:right w:val="none" w:sz="0" w:space="0" w:color="auto"/>
              </w:divBdr>
            </w:div>
            <w:div w:id="609315525">
              <w:marLeft w:val="0"/>
              <w:marRight w:val="0"/>
              <w:marTop w:val="0"/>
              <w:marBottom w:val="0"/>
              <w:divBdr>
                <w:top w:val="none" w:sz="0" w:space="0" w:color="auto"/>
                <w:left w:val="none" w:sz="0" w:space="0" w:color="auto"/>
                <w:bottom w:val="none" w:sz="0" w:space="0" w:color="auto"/>
                <w:right w:val="none" w:sz="0" w:space="0" w:color="auto"/>
              </w:divBdr>
            </w:div>
            <w:div w:id="1098218110">
              <w:marLeft w:val="0"/>
              <w:marRight w:val="0"/>
              <w:marTop w:val="0"/>
              <w:marBottom w:val="0"/>
              <w:divBdr>
                <w:top w:val="none" w:sz="0" w:space="0" w:color="auto"/>
                <w:left w:val="none" w:sz="0" w:space="0" w:color="auto"/>
                <w:bottom w:val="none" w:sz="0" w:space="0" w:color="auto"/>
                <w:right w:val="none" w:sz="0" w:space="0" w:color="auto"/>
              </w:divBdr>
            </w:div>
            <w:div w:id="1417750890">
              <w:marLeft w:val="0"/>
              <w:marRight w:val="0"/>
              <w:marTop w:val="0"/>
              <w:marBottom w:val="0"/>
              <w:divBdr>
                <w:top w:val="none" w:sz="0" w:space="0" w:color="auto"/>
                <w:left w:val="none" w:sz="0" w:space="0" w:color="auto"/>
                <w:bottom w:val="none" w:sz="0" w:space="0" w:color="auto"/>
                <w:right w:val="none" w:sz="0" w:space="0" w:color="auto"/>
              </w:divBdr>
            </w:div>
            <w:div w:id="1804230870">
              <w:marLeft w:val="0"/>
              <w:marRight w:val="0"/>
              <w:marTop w:val="0"/>
              <w:marBottom w:val="0"/>
              <w:divBdr>
                <w:top w:val="none" w:sz="0" w:space="0" w:color="auto"/>
                <w:left w:val="none" w:sz="0" w:space="0" w:color="auto"/>
                <w:bottom w:val="none" w:sz="0" w:space="0" w:color="auto"/>
                <w:right w:val="none" w:sz="0" w:space="0" w:color="auto"/>
              </w:divBdr>
            </w:div>
            <w:div w:id="295569923">
              <w:marLeft w:val="0"/>
              <w:marRight w:val="0"/>
              <w:marTop w:val="0"/>
              <w:marBottom w:val="0"/>
              <w:divBdr>
                <w:top w:val="none" w:sz="0" w:space="0" w:color="auto"/>
                <w:left w:val="none" w:sz="0" w:space="0" w:color="auto"/>
                <w:bottom w:val="none" w:sz="0" w:space="0" w:color="auto"/>
                <w:right w:val="none" w:sz="0" w:space="0" w:color="auto"/>
              </w:divBdr>
            </w:div>
            <w:div w:id="70051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1236">
      <w:bodyDiv w:val="1"/>
      <w:marLeft w:val="0"/>
      <w:marRight w:val="0"/>
      <w:marTop w:val="0"/>
      <w:marBottom w:val="0"/>
      <w:divBdr>
        <w:top w:val="none" w:sz="0" w:space="0" w:color="auto"/>
        <w:left w:val="none" w:sz="0" w:space="0" w:color="auto"/>
        <w:bottom w:val="none" w:sz="0" w:space="0" w:color="auto"/>
        <w:right w:val="none" w:sz="0" w:space="0" w:color="auto"/>
      </w:divBdr>
    </w:div>
    <w:div w:id="690452580">
      <w:bodyDiv w:val="1"/>
      <w:marLeft w:val="0"/>
      <w:marRight w:val="0"/>
      <w:marTop w:val="0"/>
      <w:marBottom w:val="0"/>
      <w:divBdr>
        <w:top w:val="none" w:sz="0" w:space="0" w:color="auto"/>
        <w:left w:val="none" w:sz="0" w:space="0" w:color="auto"/>
        <w:bottom w:val="none" w:sz="0" w:space="0" w:color="auto"/>
        <w:right w:val="none" w:sz="0" w:space="0" w:color="auto"/>
      </w:divBdr>
    </w:div>
    <w:div w:id="729309605">
      <w:bodyDiv w:val="1"/>
      <w:marLeft w:val="0"/>
      <w:marRight w:val="0"/>
      <w:marTop w:val="0"/>
      <w:marBottom w:val="0"/>
      <w:divBdr>
        <w:top w:val="none" w:sz="0" w:space="0" w:color="auto"/>
        <w:left w:val="none" w:sz="0" w:space="0" w:color="auto"/>
        <w:bottom w:val="none" w:sz="0" w:space="0" w:color="auto"/>
        <w:right w:val="none" w:sz="0" w:space="0" w:color="auto"/>
      </w:divBdr>
      <w:divsChild>
        <w:div w:id="174266604">
          <w:marLeft w:val="0"/>
          <w:marRight w:val="0"/>
          <w:marTop w:val="0"/>
          <w:marBottom w:val="0"/>
          <w:divBdr>
            <w:top w:val="none" w:sz="0" w:space="0" w:color="auto"/>
            <w:left w:val="none" w:sz="0" w:space="0" w:color="auto"/>
            <w:bottom w:val="none" w:sz="0" w:space="0" w:color="auto"/>
            <w:right w:val="none" w:sz="0" w:space="0" w:color="auto"/>
          </w:divBdr>
          <w:divsChild>
            <w:div w:id="1920019906">
              <w:marLeft w:val="0"/>
              <w:marRight w:val="0"/>
              <w:marTop w:val="0"/>
              <w:marBottom w:val="0"/>
              <w:divBdr>
                <w:top w:val="none" w:sz="0" w:space="0" w:color="auto"/>
                <w:left w:val="none" w:sz="0" w:space="0" w:color="auto"/>
                <w:bottom w:val="none" w:sz="0" w:space="0" w:color="auto"/>
                <w:right w:val="none" w:sz="0" w:space="0" w:color="auto"/>
              </w:divBdr>
            </w:div>
            <w:div w:id="19368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77015">
      <w:bodyDiv w:val="1"/>
      <w:marLeft w:val="0"/>
      <w:marRight w:val="0"/>
      <w:marTop w:val="0"/>
      <w:marBottom w:val="0"/>
      <w:divBdr>
        <w:top w:val="none" w:sz="0" w:space="0" w:color="auto"/>
        <w:left w:val="none" w:sz="0" w:space="0" w:color="auto"/>
        <w:bottom w:val="none" w:sz="0" w:space="0" w:color="auto"/>
        <w:right w:val="none" w:sz="0" w:space="0" w:color="auto"/>
      </w:divBdr>
    </w:div>
    <w:div w:id="823623610">
      <w:bodyDiv w:val="1"/>
      <w:marLeft w:val="0"/>
      <w:marRight w:val="0"/>
      <w:marTop w:val="0"/>
      <w:marBottom w:val="0"/>
      <w:divBdr>
        <w:top w:val="none" w:sz="0" w:space="0" w:color="auto"/>
        <w:left w:val="none" w:sz="0" w:space="0" w:color="auto"/>
        <w:bottom w:val="none" w:sz="0" w:space="0" w:color="auto"/>
        <w:right w:val="none" w:sz="0" w:space="0" w:color="auto"/>
      </w:divBdr>
    </w:div>
    <w:div w:id="877203178">
      <w:bodyDiv w:val="1"/>
      <w:marLeft w:val="0"/>
      <w:marRight w:val="0"/>
      <w:marTop w:val="0"/>
      <w:marBottom w:val="0"/>
      <w:divBdr>
        <w:top w:val="none" w:sz="0" w:space="0" w:color="auto"/>
        <w:left w:val="none" w:sz="0" w:space="0" w:color="auto"/>
        <w:bottom w:val="none" w:sz="0" w:space="0" w:color="auto"/>
        <w:right w:val="none" w:sz="0" w:space="0" w:color="auto"/>
      </w:divBdr>
      <w:divsChild>
        <w:div w:id="372191674">
          <w:marLeft w:val="0"/>
          <w:marRight w:val="0"/>
          <w:marTop w:val="0"/>
          <w:marBottom w:val="0"/>
          <w:divBdr>
            <w:top w:val="none" w:sz="0" w:space="0" w:color="auto"/>
            <w:left w:val="none" w:sz="0" w:space="0" w:color="auto"/>
            <w:bottom w:val="none" w:sz="0" w:space="0" w:color="auto"/>
            <w:right w:val="none" w:sz="0" w:space="0" w:color="auto"/>
          </w:divBdr>
          <w:divsChild>
            <w:div w:id="6944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56305">
      <w:bodyDiv w:val="1"/>
      <w:marLeft w:val="0"/>
      <w:marRight w:val="0"/>
      <w:marTop w:val="0"/>
      <w:marBottom w:val="0"/>
      <w:divBdr>
        <w:top w:val="none" w:sz="0" w:space="0" w:color="auto"/>
        <w:left w:val="none" w:sz="0" w:space="0" w:color="auto"/>
        <w:bottom w:val="none" w:sz="0" w:space="0" w:color="auto"/>
        <w:right w:val="none" w:sz="0" w:space="0" w:color="auto"/>
      </w:divBdr>
    </w:div>
    <w:div w:id="1210921902">
      <w:bodyDiv w:val="1"/>
      <w:marLeft w:val="0"/>
      <w:marRight w:val="0"/>
      <w:marTop w:val="0"/>
      <w:marBottom w:val="0"/>
      <w:divBdr>
        <w:top w:val="none" w:sz="0" w:space="0" w:color="auto"/>
        <w:left w:val="none" w:sz="0" w:space="0" w:color="auto"/>
        <w:bottom w:val="none" w:sz="0" w:space="0" w:color="auto"/>
        <w:right w:val="none" w:sz="0" w:space="0" w:color="auto"/>
      </w:divBdr>
    </w:div>
    <w:div w:id="1241330076">
      <w:bodyDiv w:val="1"/>
      <w:marLeft w:val="0"/>
      <w:marRight w:val="0"/>
      <w:marTop w:val="0"/>
      <w:marBottom w:val="0"/>
      <w:divBdr>
        <w:top w:val="none" w:sz="0" w:space="0" w:color="auto"/>
        <w:left w:val="none" w:sz="0" w:space="0" w:color="auto"/>
        <w:bottom w:val="none" w:sz="0" w:space="0" w:color="auto"/>
        <w:right w:val="none" w:sz="0" w:space="0" w:color="auto"/>
      </w:divBdr>
    </w:div>
    <w:div w:id="1262647628">
      <w:bodyDiv w:val="1"/>
      <w:marLeft w:val="0"/>
      <w:marRight w:val="0"/>
      <w:marTop w:val="0"/>
      <w:marBottom w:val="0"/>
      <w:divBdr>
        <w:top w:val="none" w:sz="0" w:space="0" w:color="auto"/>
        <w:left w:val="none" w:sz="0" w:space="0" w:color="auto"/>
        <w:bottom w:val="none" w:sz="0" w:space="0" w:color="auto"/>
        <w:right w:val="none" w:sz="0" w:space="0" w:color="auto"/>
      </w:divBdr>
    </w:div>
    <w:div w:id="1270313299">
      <w:bodyDiv w:val="1"/>
      <w:marLeft w:val="0"/>
      <w:marRight w:val="0"/>
      <w:marTop w:val="0"/>
      <w:marBottom w:val="0"/>
      <w:divBdr>
        <w:top w:val="none" w:sz="0" w:space="0" w:color="auto"/>
        <w:left w:val="none" w:sz="0" w:space="0" w:color="auto"/>
        <w:bottom w:val="none" w:sz="0" w:space="0" w:color="auto"/>
        <w:right w:val="none" w:sz="0" w:space="0" w:color="auto"/>
      </w:divBdr>
      <w:divsChild>
        <w:div w:id="1511026277">
          <w:marLeft w:val="0"/>
          <w:marRight w:val="0"/>
          <w:marTop w:val="0"/>
          <w:marBottom w:val="0"/>
          <w:divBdr>
            <w:top w:val="none" w:sz="0" w:space="0" w:color="auto"/>
            <w:left w:val="none" w:sz="0" w:space="0" w:color="auto"/>
            <w:bottom w:val="none" w:sz="0" w:space="0" w:color="auto"/>
            <w:right w:val="none" w:sz="0" w:space="0" w:color="auto"/>
          </w:divBdr>
          <w:divsChild>
            <w:div w:id="1959070002">
              <w:marLeft w:val="0"/>
              <w:marRight w:val="0"/>
              <w:marTop w:val="0"/>
              <w:marBottom w:val="0"/>
              <w:divBdr>
                <w:top w:val="none" w:sz="0" w:space="0" w:color="auto"/>
                <w:left w:val="none" w:sz="0" w:space="0" w:color="auto"/>
                <w:bottom w:val="none" w:sz="0" w:space="0" w:color="auto"/>
                <w:right w:val="none" w:sz="0" w:space="0" w:color="auto"/>
              </w:divBdr>
            </w:div>
            <w:div w:id="1077247179">
              <w:marLeft w:val="0"/>
              <w:marRight w:val="0"/>
              <w:marTop w:val="0"/>
              <w:marBottom w:val="0"/>
              <w:divBdr>
                <w:top w:val="none" w:sz="0" w:space="0" w:color="auto"/>
                <w:left w:val="none" w:sz="0" w:space="0" w:color="auto"/>
                <w:bottom w:val="none" w:sz="0" w:space="0" w:color="auto"/>
                <w:right w:val="none" w:sz="0" w:space="0" w:color="auto"/>
              </w:divBdr>
            </w:div>
            <w:div w:id="654721344">
              <w:marLeft w:val="0"/>
              <w:marRight w:val="0"/>
              <w:marTop w:val="0"/>
              <w:marBottom w:val="0"/>
              <w:divBdr>
                <w:top w:val="none" w:sz="0" w:space="0" w:color="auto"/>
                <w:left w:val="none" w:sz="0" w:space="0" w:color="auto"/>
                <w:bottom w:val="none" w:sz="0" w:space="0" w:color="auto"/>
                <w:right w:val="none" w:sz="0" w:space="0" w:color="auto"/>
              </w:divBdr>
            </w:div>
            <w:div w:id="146796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6866">
      <w:bodyDiv w:val="1"/>
      <w:marLeft w:val="0"/>
      <w:marRight w:val="0"/>
      <w:marTop w:val="0"/>
      <w:marBottom w:val="0"/>
      <w:divBdr>
        <w:top w:val="none" w:sz="0" w:space="0" w:color="auto"/>
        <w:left w:val="none" w:sz="0" w:space="0" w:color="auto"/>
        <w:bottom w:val="none" w:sz="0" w:space="0" w:color="auto"/>
        <w:right w:val="none" w:sz="0" w:space="0" w:color="auto"/>
      </w:divBdr>
    </w:div>
    <w:div w:id="1325204385">
      <w:bodyDiv w:val="1"/>
      <w:marLeft w:val="0"/>
      <w:marRight w:val="0"/>
      <w:marTop w:val="0"/>
      <w:marBottom w:val="0"/>
      <w:divBdr>
        <w:top w:val="none" w:sz="0" w:space="0" w:color="auto"/>
        <w:left w:val="none" w:sz="0" w:space="0" w:color="auto"/>
        <w:bottom w:val="none" w:sz="0" w:space="0" w:color="auto"/>
        <w:right w:val="none" w:sz="0" w:space="0" w:color="auto"/>
      </w:divBdr>
    </w:div>
    <w:div w:id="1327826961">
      <w:bodyDiv w:val="1"/>
      <w:marLeft w:val="0"/>
      <w:marRight w:val="0"/>
      <w:marTop w:val="0"/>
      <w:marBottom w:val="0"/>
      <w:divBdr>
        <w:top w:val="none" w:sz="0" w:space="0" w:color="auto"/>
        <w:left w:val="none" w:sz="0" w:space="0" w:color="auto"/>
        <w:bottom w:val="none" w:sz="0" w:space="0" w:color="auto"/>
        <w:right w:val="none" w:sz="0" w:space="0" w:color="auto"/>
      </w:divBdr>
    </w:div>
    <w:div w:id="1360398116">
      <w:bodyDiv w:val="1"/>
      <w:marLeft w:val="0"/>
      <w:marRight w:val="0"/>
      <w:marTop w:val="0"/>
      <w:marBottom w:val="0"/>
      <w:divBdr>
        <w:top w:val="none" w:sz="0" w:space="0" w:color="auto"/>
        <w:left w:val="none" w:sz="0" w:space="0" w:color="auto"/>
        <w:bottom w:val="none" w:sz="0" w:space="0" w:color="auto"/>
        <w:right w:val="none" w:sz="0" w:space="0" w:color="auto"/>
      </w:divBdr>
      <w:divsChild>
        <w:div w:id="1284536644">
          <w:marLeft w:val="0"/>
          <w:marRight w:val="0"/>
          <w:marTop w:val="0"/>
          <w:marBottom w:val="0"/>
          <w:divBdr>
            <w:top w:val="none" w:sz="0" w:space="0" w:color="auto"/>
            <w:left w:val="none" w:sz="0" w:space="0" w:color="auto"/>
            <w:bottom w:val="none" w:sz="0" w:space="0" w:color="auto"/>
            <w:right w:val="none" w:sz="0" w:space="0" w:color="auto"/>
          </w:divBdr>
          <w:divsChild>
            <w:div w:id="705789727">
              <w:marLeft w:val="0"/>
              <w:marRight w:val="0"/>
              <w:marTop w:val="0"/>
              <w:marBottom w:val="0"/>
              <w:divBdr>
                <w:top w:val="none" w:sz="0" w:space="0" w:color="auto"/>
                <w:left w:val="none" w:sz="0" w:space="0" w:color="auto"/>
                <w:bottom w:val="none" w:sz="0" w:space="0" w:color="auto"/>
                <w:right w:val="none" w:sz="0" w:space="0" w:color="auto"/>
              </w:divBdr>
            </w:div>
            <w:div w:id="1803768301">
              <w:marLeft w:val="0"/>
              <w:marRight w:val="0"/>
              <w:marTop w:val="0"/>
              <w:marBottom w:val="0"/>
              <w:divBdr>
                <w:top w:val="none" w:sz="0" w:space="0" w:color="auto"/>
                <w:left w:val="none" w:sz="0" w:space="0" w:color="auto"/>
                <w:bottom w:val="none" w:sz="0" w:space="0" w:color="auto"/>
                <w:right w:val="none" w:sz="0" w:space="0" w:color="auto"/>
              </w:divBdr>
            </w:div>
            <w:div w:id="79377226">
              <w:marLeft w:val="0"/>
              <w:marRight w:val="0"/>
              <w:marTop w:val="0"/>
              <w:marBottom w:val="0"/>
              <w:divBdr>
                <w:top w:val="none" w:sz="0" w:space="0" w:color="auto"/>
                <w:left w:val="none" w:sz="0" w:space="0" w:color="auto"/>
                <w:bottom w:val="none" w:sz="0" w:space="0" w:color="auto"/>
                <w:right w:val="none" w:sz="0" w:space="0" w:color="auto"/>
              </w:divBdr>
            </w:div>
            <w:div w:id="57844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89223">
      <w:bodyDiv w:val="1"/>
      <w:marLeft w:val="0"/>
      <w:marRight w:val="0"/>
      <w:marTop w:val="0"/>
      <w:marBottom w:val="0"/>
      <w:divBdr>
        <w:top w:val="none" w:sz="0" w:space="0" w:color="auto"/>
        <w:left w:val="none" w:sz="0" w:space="0" w:color="auto"/>
        <w:bottom w:val="none" w:sz="0" w:space="0" w:color="auto"/>
        <w:right w:val="none" w:sz="0" w:space="0" w:color="auto"/>
      </w:divBdr>
    </w:div>
    <w:div w:id="1468006832">
      <w:bodyDiv w:val="1"/>
      <w:marLeft w:val="0"/>
      <w:marRight w:val="0"/>
      <w:marTop w:val="0"/>
      <w:marBottom w:val="0"/>
      <w:divBdr>
        <w:top w:val="none" w:sz="0" w:space="0" w:color="auto"/>
        <w:left w:val="none" w:sz="0" w:space="0" w:color="auto"/>
        <w:bottom w:val="none" w:sz="0" w:space="0" w:color="auto"/>
        <w:right w:val="none" w:sz="0" w:space="0" w:color="auto"/>
      </w:divBdr>
      <w:divsChild>
        <w:div w:id="2050835393">
          <w:marLeft w:val="0"/>
          <w:marRight w:val="0"/>
          <w:marTop w:val="0"/>
          <w:marBottom w:val="0"/>
          <w:divBdr>
            <w:top w:val="none" w:sz="0" w:space="0" w:color="auto"/>
            <w:left w:val="none" w:sz="0" w:space="0" w:color="auto"/>
            <w:bottom w:val="none" w:sz="0" w:space="0" w:color="auto"/>
            <w:right w:val="none" w:sz="0" w:space="0" w:color="auto"/>
          </w:divBdr>
          <w:divsChild>
            <w:div w:id="2131392618">
              <w:marLeft w:val="0"/>
              <w:marRight w:val="0"/>
              <w:marTop w:val="0"/>
              <w:marBottom w:val="0"/>
              <w:divBdr>
                <w:top w:val="none" w:sz="0" w:space="0" w:color="auto"/>
                <w:left w:val="none" w:sz="0" w:space="0" w:color="auto"/>
                <w:bottom w:val="none" w:sz="0" w:space="0" w:color="auto"/>
                <w:right w:val="none" w:sz="0" w:space="0" w:color="auto"/>
              </w:divBdr>
            </w:div>
            <w:div w:id="6544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756145">
      <w:bodyDiv w:val="1"/>
      <w:marLeft w:val="0"/>
      <w:marRight w:val="0"/>
      <w:marTop w:val="0"/>
      <w:marBottom w:val="0"/>
      <w:divBdr>
        <w:top w:val="none" w:sz="0" w:space="0" w:color="auto"/>
        <w:left w:val="none" w:sz="0" w:space="0" w:color="auto"/>
        <w:bottom w:val="none" w:sz="0" w:space="0" w:color="auto"/>
        <w:right w:val="none" w:sz="0" w:space="0" w:color="auto"/>
      </w:divBdr>
    </w:div>
    <w:div w:id="1808930430">
      <w:bodyDiv w:val="1"/>
      <w:marLeft w:val="0"/>
      <w:marRight w:val="0"/>
      <w:marTop w:val="0"/>
      <w:marBottom w:val="0"/>
      <w:divBdr>
        <w:top w:val="none" w:sz="0" w:space="0" w:color="auto"/>
        <w:left w:val="none" w:sz="0" w:space="0" w:color="auto"/>
        <w:bottom w:val="none" w:sz="0" w:space="0" w:color="auto"/>
        <w:right w:val="none" w:sz="0" w:space="0" w:color="auto"/>
      </w:divBdr>
      <w:divsChild>
        <w:div w:id="154036204">
          <w:marLeft w:val="0"/>
          <w:marRight w:val="0"/>
          <w:marTop w:val="0"/>
          <w:marBottom w:val="0"/>
          <w:divBdr>
            <w:top w:val="none" w:sz="0" w:space="0" w:color="auto"/>
            <w:left w:val="none" w:sz="0" w:space="0" w:color="auto"/>
            <w:bottom w:val="none" w:sz="0" w:space="0" w:color="auto"/>
            <w:right w:val="none" w:sz="0" w:space="0" w:color="auto"/>
          </w:divBdr>
          <w:divsChild>
            <w:div w:id="118293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79435">
      <w:bodyDiv w:val="1"/>
      <w:marLeft w:val="0"/>
      <w:marRight w:val="0"/>
      <w:marTop w:val="0"/>
      <w:marBottom w:val="0"/>
      <w:divBdr>
        <w:top w:val="none" w:sz="0" w:space="0" w:color="auto"/>
        <w:left w:val="none" w:sz="0" w:space="0" w:color="auto"/>
        <w:bottom w:val="none" w:sz="0" w:space="0" w:color="auto"/>
        <w:right w:val="none" w:sz="0" w:space="0" w:color="auto"/>
      </w:divBdr>
    </w:div>
    <w:div w:id="1864855209">
      <w:bodyDiv w:val="1"/>
      <w:marLeft w:val="0"/>
      <w:marRight w:val="0"/>
      <w:marTop w:val="0"/>
      <w:marBottom w:val="0"/>
      <w:divBdr>
        <w:top w:val="none" w:sz="0" w:space="0" w:color="auto"/>
        <w:left w:val="none" w:sz="0" w:space="0" w:color="auto"/>
        <w:bottom w:val="none" w:sz="0" w:space="0" w:color="auto"/>
        <w:right w:val="none" w:sz="0" w:space="0" w:color="auto"/>
      </w:divBdr>
    </w:div>
    <w:div w:id="1944141877">
      <w:bodyDiv w:val="1"/>
      <w:marLeft w:val="0"/>
      <w:marRight w:val="0"/>
      <w:marTop w:val="0"/>
      <w:marBottom w:val="0"/>
      <w:divBdr>
        <w:top w:val="none" w:sz="0" w:space="0" w:color="auto"/>
        <w:left w:val="none" w:sz="0" w:space="0" w:color="auto"/>
        <w:bottom w:val="none" w:sz="0" w:space="0" w:color="auto"/>
        <w:right w:val="none" w:sz="0" w:space="0" w:color="auto"/>
      </w:divBdr>
    </w:div>
    <w:div w:id="2066445767">
      <w:bodyDiv w:val="1"/>
      <w:marLeft w:val="0"/>
      <w:marRight w:val="0"/>
      <w:marTop w:val="0"/>
      <w:marBottom w:val="0"/>
      <w:divBdr>
        <w:top w:val="none" w:sz="0" w:space="0" w:color="auto"/>
        <w:left w:val="none" w:sz="0" w:space="0" w:color="auto"/>
        <w:bottom w:val="none" w:sz="0" w:space="0" w:color="auto"/>
        <w:right w:val="none" w:sz="0" w:space="0" w:color="auto"/>
      </w:divBdr>
      <w:divsChild>
        <w:div w:id="1083263975">
          <w:marLeft w:val="0"/>
          <w:marRight w:val="0"/>
          <w:marTop w:val="0"/>
          <w:marBottom w:val="0"/>
          <w:divBdr>
            <w:top w:val="none" w:sz="0" w:space="0" w:color="auto"/>
            <w:left w:val="none" w:sz="0" w:space="0" w:color="auto"/>
            <w:bottom w:val="none" w:sz="0" w:space="0" w:color="auto"/>
            <w:right w:val="none" w:sz="0" w:space="0" w:color="auto"/>
          </w:divBdr>
          <w:divsChild>
            <w:div w:id="33561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05532">
      <w:bodyDiv w:val="1"/>
      <w:marLeft w:val="0"/>
      <w:marRight w:val="0"/>
      <w:marTop w:val="0"/>
      <w:marBottom w:val="0"/>
      <w:divBdr>
        <w:top w:val="none" w:sz="0" w:space="0" w:color="auto"/>
        <w:left w:val="none" w:sz="0" w:space="0" w:color="auto"/>
        <w:bottom w:val="none" w:sz="0" w:space="0" w:color="auto"/>
        <w:right w:val="none" w:sz="0" w:space="0" w:color="auto"/>
      </w:divBdr>
      <w:divsChild>
        <w:div w:id="1593784043">
          <w:marLeft w:val="0"/>
          <w:marRight w:val="0"/>
          <w:marTop w:val="0"/>
          <w:marBottom w:val="0"/>
          <w:divBdr>
            <w:top w:val="none" w:sz="0" w:space="0" w:color="auto"/>
            <w:left w:val="none" w:sz="0" w:space="0" w:color="auto"/>
            <w:bottom w:val="none" w:sz="0" w:space="0" w:color="auto"/>
            <w:right w:val="none" w:sz="0" w:space="0" w:color="auto"/>
          </w:divBdr>
          <w:divsChild>
            <w:div w:id="406652185">
              <w:marLeft w:val="0"/>
              <w:marRight w:val="0"/>
              <w:marTop w:val="0"/>
              <w:marBottom w:val="0"/>
              <w:divBdr>
                <w:top w:val="none" w:sz="0" w:space="0" w:color="auto"/>
                <w:left w:val="none" w:sz="0" w:space="0" w:color="auto"/>
                <w:bottom w:val="none" w:sz="0" w:space="0" w:color="auto"/>
                <w:right w:val="none" w:sz="0" w:space="0" w:color="auto"/>
              </w:divBdr>
            </w:div>
            <w:div w:id="596716295">
              <w:marLeft w:val="0"/>
              <w:marRight w:val="0"/>
              <w:marTop w:val="0"/>
              <w:marBottom w:val="0"/>
              <w:divBdr>
                <w:top w:val="none" w:sz="0" w:space="0" w:color="auto"/>
                <w:left w:val="none" w:sz="0" w:space="0" w:color="auto"/>
                <w:bottom w:val="none" w:sz="0" w:space="0" w:color="auto"/>
                <w:right w:val="none" w:sz="0" w:space="0" w:color="auto"/>
              </w:divBdr>
            </w:div>
            <w:div w:id="1105536796">
              <w:marLeft w:val="0"/>
              <w:marRight w:val="0"/>
              <w:marTop w:val="0"/>
              <w:marBottom w:val="0"/>
              <w:divBdr>
                <w:top w:val="none" w:sz="0" w:space="0" w:color="auto"/>
                <w:left w:val="none" w:sz="0" w:space="0" w:color="auto"/>
                <w:bottom w:val="none" w:sz="0" w:space="0" w:color="auto"/>
                <w:right w:val="none" w:sz="0" w:space="0" w:color="auto"/>
              </w:divBdr>
            </w:div>
            <w:div w:id="1866672763">
              <w:marLeft w:val="0"/>
              <w:marRight w:val="0"/>
              <w:marTop w:val="0"/>
              <w:marBottom w:val="0"/>
              <w:divBdr>
                <w:top w:val="none" w:sz="0" w:space="0" w:color="auto"/>
                <w:left w:val="none" w:sz="0" w:space="0" w:color="auto"/>
                <w:bottom w:val="none" w:sz="0" w:space="0" w:color="auto"/>
                <w:right w:val="none" w:sz="0" w:space="0" w:color="auto"/>
              </w:divBdr>
            </w:div>
            <w:div w:id="1056660215">
              <w:marLeft w:val="0"/>
              <w:marRight w:val="0"/>
              <w:marTop w:val="0"/>
              <w:marBottom w:val="0"/>
              <w:divBdr>
                <w:top w:val="none" w:sz="0" w:space="0" w:color="auto"/>
                <w:left w:val="none" w:sz="0" w:space="0" w:color="auto"/>
                <w:bottom w:val="none" w:sz="0" w:space="0" w:color="auto"/>
                <w:right w:val="none" w:sz="0" w:space="0" w:color="auto"/>
              </w:divBdr>
            </w:div>
            <w:div w:id="1480725019">
              <w:marLeft w:val="0"/>
              <w:marRight w:val="0"/>
              <w:marTop w:val="0"/>
              <w:marBottom w:val="0"/>
              <w:divBdr>
                <w:top w:val="none" w:sz="0" w:space="0" w:color="auto"/>
                <w:left w:val="none" w:sz="0" w:space="0" w:color="auto"/>
                <w:bottom w:val="none" w:sz="0" w:space="0" w:color="auto"/>
                <w:right w:val="none" w:sz="0" w:space="0" w:color="auto"/>
              </w:divBdr>
            </w:div>
            <w:div w:id="877353074">
              <w:marLeft w:val="0"/>
              <w:marRight w:val="0"/>
              <w:marTop w:val="0"/>
              <w:marBottom w:val="0"/>
              <w:divBdr>
                <w:top w:val="none" w:sz="0" w:space="0" w:color="auto"/>
                <w:left w:val="none" w:sz="0" w:space="0" w:color="auto"/>
                <w:bottom w:val="none" w:sz="0" w:space="0" w:color="auto"/>
                <w:right w:val="none" w:sz="0" w:space="0" w:color="auto"/>
              </w:divBdr>
            </w:div>
            <w:div w:id="805388251">
              <w:marLeft w:val="0"/>
              <w:marRight w:val="0"/>
              <w:marTop w:val="0"/>
              <w:marBottom w:val="0"/>
              <w:divBdr>
                <w:top w:val="none" w:sz="0" w:space="0" w:color="auto"/>
                <w:left w:val="none" w:sz="0" w:space="0" w:color="auto"/>
                <w:bottom w:val="none" w:sz="0" w:space="0" w:color="auto"/>
                <w:right w:val="none" w:sz="0" w:space="0" w:color="auto"/>
              </w:divBdr>
            </w:div>
            <w:div w:id="1040976659">
              <w:marLeft w:val="0"/>
              <w:marRight w:val="0"/>
              <w:marTop w:val="0"/>
              <w:marBottom w:val="0"/>
              <w:divBdr>
                <w:top w:val="none" w:sz="0" w:space="0" w:color="auto"/>
                <w:left w:val="none" w:sz="0" w:space="0" w:color="auto"/>
                <w:bottom w:val="none" w:sz="0" w:space="0" w:color="auto"/>
                <w:right w:val="none" w:sz="0" w:space="0" w:color="auto"/>
              </w:divBdr>
            </w:div>
            <w:div w:id="1834032095">
              <w:marLeft w:val="0"/>
              <w:marRight w:val="0"/>
              <w:marTop w:val="0"/>
              <w:marBottom w:val="0"/>
              <w:divBdr>
                <w:top w:val="none" w:sz="0" w:space="0" w:color="auto"/>
                <w:left w:val="none" w:sz="0" w:space="0" w:color="auto"/>
                <w:bottom w:val="none" w:sz="0" w:space="0" w:color="auto"/>
                <w:right w:val="none" w:sz="0" w:space="0" w:color="auto"/>
              </w:divBdr>
            </w:div>
            <w:div w:id="1039013839">
              <w:marLeft w:val="0"/>
              <w:marRight w:val="0"/>
              <w:marTop w:val="0"/>
              <w:marBottom w:val="0"/>
              <w:divBdr>
                <w:top w:val="none" w:sz="0" w:space="0" w:color="auto"/>
                <w:left w:val="none" w:sz="0" w:space="0" w:color="auto"/>
                <w:bottom w:val="none" w:sz="0" w:space="0" w:color="auto"/>
                <w:right w:val="none" w:sz="0" w:space="0" w:color="auto"/>
              </w:divBdr>
            </w:div>
            <w:div w:id="2131513641">
              <w:marLeft w:val="0"/>
              <w:marRight w:val="0"/>
              <w:marTop w:val="0"/>
              <w:marBottom w:val="0"/>
              <w:divBdr>
                <w:top w:val="none" w:sz="0" w:space="0" w:color="auto"/>
                <w:left w:val="none" w:sz="0" w:space="0" w:color="auto"/>
                <w:bottom w:val="none" w:sz="0" w:space="0" w:color="auto"/>
                <w:right w:val="none" w:sz="0" w:space="0" w:color="auto"/>
              </w:divBdr>
            </w:div>
            <w:div w:id="1083720678">
              <w:marLeft w:val="0"/>
              <w:marRight w:val="0"/>
              <w:marTop w:val="0"/>
              <w:marBottom w:val="0"/>
              <w:divBdr>
                <w:top w:val="none" w:sz="0" w:space="0" w:color="auto"/>
                <w:left w:val="none" w:sz="0" w:space="0" w:color="auto"/>
                <w:bottom w:val="none" w:sz="0" w:space="0" w:color="auto"/>
                <w:right w:val="none" w:sz="0" w:space="0" w:color="auto"/>
              </w:divBdr>
            </w:div>
            <w:div w:id="1670980278">
              <w:marLeft w:val="0"/>
              <w:marRight w:val="0"/>
              <w:marTop w:val="0"/>
              <w:marBottom w:val="0"/>
              <w:divBdr>
                <w:top w:val="none" w:sz="0" w:space="0" w:color="auto"/>
                <w:left w:val="none" w:sz="0" w:space="0" w:color="auto"/>
                <w:bottom w:val="none" w:sz="0" w:space="0" w:color="auto"/>
                <w:right w:val="none" w:sz="0" w:space="0" w:color="auto"/>
              </w:divBdr>
            </w:div>
            <w:div w:id="906039450">
              <w:marLeft w:val="0"/>
              <w:marRight w:val="0"/>
              <w:marTop w:val="0"/>
              <w:marBottom w:val="0"/>
              <w:divBdr>
                <w:top w:val="none" w:sz="0" w:space="0" w:color="auto"/>
                <w:left w:val="none" w:sz="0" w:space="0" w:color="auto"/>
                <w:bottom w:val="none" w:sz="0" w:space="0" w:color="auto"/>
                <w:right w:val="none" w:sz="0" w:space="0" w:color="auto"/>
              </w:divBdr>
            </w:div>
            <w:div w:id="1593734543">
              <w:marLeft w:val="0"/>
              <w:marRight w:val="0"/>
              <w:marTop w:val="0"/>
              <w:marBottom w:val="0"/>
              <w:divBdr>
                <w:top w:val="none" w:sz="0" w:space="0" w:color="auto"/>
                <w:left w:val="none" w:sz="0" w:space="0" w:color="auto"/>
                <w:bottom w:val="none" w:sz="0" w:space="0" w:color="auto"/>
                <w:right w:val="none" w:sz="0" w:space="0" w:color="auto"/>
              </w:divBdr>
            </w:div>
            <w:div w:id="69042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20006">
      <w:bodyDiv w:val="1"/>
      <w:marLeft w:val="0"/>
      <w:marRight w:val="0"/>
      <w:marTop w:val="0"/>
      <w:marBottom w:val="0"/>
      <w:divBdr>
        <w:top w:val="none" w:sz="0" w:space="0" w:color="auto"/>
        <w:left w:val="none" w:sz="0" w:space="0" w:color="auto"/>
        <w:bottom w:val="none" w:sz="0" w:space="0" w:color="auto"/>
        <w:right w:val="none" w:sz="0" w:space="0" w:color="auto"/>
      </w:divBdr>
      <w:divsChild>
        <w:div w:id="684215031">
          <w:marLeft w:val="0"/>
          <w:marRight w:val="0"/>
          <w:marTop w:val="0"/>
          <w:marBottom w:val="0"/>
          <w:divBdr>
            <w:top w:val="none" w:sz="0" w:space="0" w:color="auto"/>
            <w:left w:val="none" w:sz="0" w:space="0" w:color="auto"/>
            <w:bottom w:val="none" w:sz="0" w:space="0" w:color="auto"/>
            <w:right w:val="none" w:sz="0" w:space="0" w:color="auto"/>
          </w:divBdr>
          <w:divsChild>
            <w:div w:id="186859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image" Target="media/image7.png"/><Relationship Id="rId39" Type="http://schemas.microsoft.com/office/2007/relationships/hdphoto" Target="media/hdphoto3.wdp"/><Relationship Id="rId21" Type="http://schemas.openxmlformats.org/officeDocument/2006/relationships/hyperlink" Target="https://www.bluetooth.com/specifications/specs/core-specification-5-3/" TargetMode="External"/><Relationship Id="rId34" Type="http://schemas.openxmlformats.org/officeDocument/2006/relationships/hyperlink" Target="http://www.slideshare.net/capgemini" TargetMode="External"/><Relationship Id="rId42" Type="http://schemas.microsoft.com/office/2007/relationships/hdphoto" Target="media/hdphoto4.wdp"/><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image" Target="media/image6.png"/><Relationship Id="rId33" Type="http://schemas.microsoft.com/office/2007/relationships/hdphoto" Target="media/hdphoto1.wdp"/><Relationship Id="rId38" Type="http://schemas.openxmlformats.org/officeDocument/2006/relationships/image" Target="media/image12.png"/><Relationship Id="rId46"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eader" Target="header5.xml"/><Relationship Id="rId41" Type="http://schemas.openxmlformats.org/officeDocument/2006/relationships/image" Target="media/image13.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32" Type="http://schemas.openxmlformats.org/officeDocument/2006/relationships/image" Target="media/image10.png"/><Relationship Id="rId37" Type="http://schemas.openxmlformats.org/officeDocument/2006/relationships/hyperlink" Target="http://www.twitter.com/capgemini" TargetMode="External"/><Relationship Id="rId40" Type="http://schemas.openxmlformats.org/officeDocument/2006/relationships/hyperlink" Target="http://www.youtube.com/capgeminimedia" TargetMode="External"/><Relationship Id="rId45" Type="http://schemas.microsoft.com/office/2007/relationships/hdphoto" Target="media/hdphoto5.wdp"/><Relationship Id="rId53"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4.png"/><Relationship Id="rId28" Type="http://schemas.openxmlformats.org/officeDocument/2006/relationships/footer" Target="footer4.xml"/><Relationship Id="rId36" Type="http://schemas.microsoft.com/office/2007/relationships/hdphoto" Target="media/hdphoto2.wdp"/><Relationship Id="rId49" Type="http://schemas.openxmlformats.org/officeDocument/2006/relationships/image" Target="media/image18.png"/><Relationship Id="rId57"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www.linkedin.com/company/capgemini" TargetMode="External"/><Relationship Id="rId44" Type="http://schemas.openxmlformats.org/officeDocument/2006/relationships/image" Target="media/image14.png"/><Relationship Id="rId52"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jpg"/><Relationship Id="rId27" Type="http://schemas.openxmlformats.org/officeDocument/2006/relationships/header" Target="header4.xml"/><Relationship Id="rId30" Type="http://schemas.openxmlformats.org/officeDocument/2006/relationships/hyperlink" Target="https://www.capgemini.com/" TargetMode="External"/><Relationship Id="rId35" Type="http://schemas.openxmlformats.org/officeDocument/2006/relationships/image" Target="media/image11.png"/><Relationship Id="rId43" Type="http://schemas.openxmlformats.org/officeDocument/2006/relationships/hyperlink" Target="http://www.facebook.com/capgemini" TargetMode="External"/><Relationship Id="rId48" Type="http://schemas.openxmlformats.org/officeDocument/2006/relationships/image" Target="media/image17.png"/><Relationship Id="rId56" Type="http://schemas.microsoft.com/office/2019/05/relationships/documenttasks" Target="documenttasks/documenttasks1.xml"/><Relationship Id="rId8" Type="http://schemas.openxmlformats.org/officeDocument/2006/relationships/webSettings" Target="webSettings.xml"/><Relationship Id="rId51" Type="http://schemas.openxmlformats.org/officeDocument/2006/relationships/header" Target="header6.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9D2FC9AA-98B1-495E-9F46-2E14964AEC71}">
    <t:Anchor>
      <t:Comment id="2042964633"/>
    </t:Anchor>
    <t:History>
      <t:Event id="{3AFEDCC0-7126-48BF-BBE8-297B25EB834B}" time="2023-04-05T06:54:11.44Z">
        <t:Attribution userId="S::ss.praveena@capgemini.com::f314c171-40d1-40fd-87c3-f92b58308269" userProvider="AD" userName="PRAVEENA SIDDALINGIAH SHASHIDHAR, FNU"/>
        <t:Anchor>
          <t:Comment id="2042964633"/>
        </t:Anchor>
        <t:Create/>
      </t:Event>
      <t:Event id="{F3722B8B-58B5-4570-8F70-C5E2F8908163}" time="2023-04-05T06:54:11.44Z">
        <t:Attribution userId="S::ss.praveena@capgemini.com::f314c171-40d1-40fd-87c3-f92b58308269" userProvider="AD" userName="PRAVEENA SIDDALINGIAH SHASHIDHAR, FNU"/>
        <t:Anchor>
          <t:Comment id="2042964633"/>
        </t:Anchor>
        <t:Assign userId="S::cm.sachin@capgemini.com::d5c65edb-47f6-4f5a-8ae9-f188b96f77bf" userProvider="AD" userName="Chougale, Sachin"/>
      </t:Event>
      <t:Event id="{C65B7960-A684-49AD-89ED-AE5F0F4C2E76}" time="2023-04-05T06:54:11.44Z">
        <t:Attribution userId="S::ss.praveena@capgemini.com::f314c171-40d1-40fd-87c3-f92b58308269" userProvider="AD" userName="PRAVEENA SIDDALINGIAH SHASHIDHAR, FNU"/>
        <t:Anchor>
          <t:Comment id="2042964633"/>
        </t:Anchor>
        <t:SetTitle title="did we get the git repo for this project? if yes pls add here. @Chougale, Sachin"/>
      </t:Event>
    </t:History>
  </t:Task>
</t:Tasks>
</file>

<file path=word/theme/theme1.xml><?xml version="1.0" encoding="utf-8"?>
<a:theme xmlns:a="http://schemas.openxmlformats.org/drawingml/2006/main" name="Capgemini2021">
  <a:themeElements>
    <a:clrScheme name="Capgemini 2021">
      <a:dk1>
        <a:sysClr val="windowText" lastClr="000000"/>
      </a:dk1>
      <a:lt1>
        <a:srgbClr val="FFFFFF"/>
      </a:lt1>
      <a:dk2>
        <a:srgbClr val="000000"/>
      </a:dk2>
      <a:lt2>
        <a:srgbClr val="ECECEC"/>
      </a:lt2>
      <a:accent1>
        <a:srgbClr val="0070AD"/>
      </a:accent1>
      <a:accent2>
        <a:srgbClr val="12ABDB"/>
      </a:accent2>
      <a:accent3>
        <a:srgbClr val="2B0A3D"/>
      </a:accent3>
      <a:accent4>
        <a:srgbClr val="272936"/>
      </a:accent4>
      <a:accent5>
        <a:srgbClr val="0F878A"/>
      </a:accent5>
      <a:accent6>
        <a:srgbClr val="14596B"/>
      </a:accent6>
      <a:hlink>
        <a:srgbClr val="00929B"/>
      </a:hlink>
      <a:folHlink>
        <a:srgbClr val="00E6E3"/>
      </a:folHlink>
    </a:clrScheme>
    <a:fontScheme name="Capgemini 2021">
      <a:majorFont>
        <a:latin typeface="Ubuntu Medium"/>
        <a:ea typeface=""/>
        <a:cs typeface=""/>
      </a:majorFont>
      <a:minorFont>
        <a:latin typeface="Ubuntu"/>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1600" dirty="0" err="1" smtClean="0"/>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Green A">
      <a:srgbClr val="57CF80"/>
    </a:custClr>
    <a:custClr name="Green B">
      <a:srgbClr val="33B569"/>
    </a:custClr>
    <a:custClr name="Green C">
      <a:srgbClr val="2EA657"/>
    </a:custClr>
    <a:custClr name="Green D">
      <a:srgbClr val="2EA657"/>
    </a:custClr>
    <a:custClr name="Green E">
      <a:srgbClr val="176036"/>
    </a:custClr>
    <a:custClr name="Teal A">
      <a:srgbClr val="00E6E3"/>
    </a:custClr>
    <a:custClr name="Teal B">
      <a:srgbClr val="00D5D0"/>
    </a:custClr>
    <a:custClr name="Teal C">
      <a:srgbClr val="00BFBF"/>
    </a:custClr>
    <a:custClr name="Teal D">
      <a:srgbClr val="00929B"/>
    </a:custClr>
    <a:custClr name="Teal E">
      <a:srgbClr val="007D74"/>
    </a:custClr>
    <a:custClr name="Peacock A">
      <a:srgbClr val="00E0CB"/>
    </a:custClr>
    <a:custClr name="Peacock B">
      <a:srgbClr val="00B2A2"/>
    </a:custClr>
    <a:custClr name="Peacock C">
      <a:srgbClr val="0F878A"/>
    </a:custClr>
    <a:custClr name="Peacock D">
      <a:srgbClr val="0F6A73"/>
    </a:custClr>
    <a:custClr name="Peacock E">
      <a:srgbClr val="0F434A"/>
    </a:custClr>
    <a:custClr name="Saphire A">
      <a:srgbClr val="338091"/>
    </a:custClr>
    <a:custClr name="Saphire B">
      <a:srgbClr val="336B7D"/>
    </a:custClr>
    <a:custClr name="Saphire C">
      <a:srgbClr val="14596B"/>
    </a:custClr>
    <a:custClr name="Saphire D">
      <a:srgbClr val="214554"/>
    </a:custClr>
    <a:custClr name="Saphire E">
      <a:srgbClr val="173340"/>
    </a:custClr>
    <a:custClr name="Violet A">
      <a:srgbClr val="E557AD"/>
    </a:custClr>
    <a:custClr name="Violet B">
      <a:srgbClr val="D13A8C"/>
    </a:custClr>
    <a:custClr name="Violet C">
      <a:srgbClr val="BA2980"/>
    </a:custClr>
    <a:custClr name="Violet D">
      <a:srgbClr val="A12980"/>
    </a:custClr>
    <a:custClr name="Violet E">
      <a:srgbClr val="811B6F"/>
    </a:custClr>
    <a:custClr name="Yellow A">
      <a:srgbClr val="FFDA80"/>
    </a:custClr>
    <a:custClr name="Yellow B">
      <a:srgbClr val="FFD068"/>
    </a:custClr>
    <a:custClr name="Yellow C">
      <a:srgbClr val="FFB24A"/>
    </a:custClr>
    <a:custClr name="Yellow D">
      <a:srgbClr val="FF9C29"/>
    </a:custClr>
    <a:custClr name="Yellow E">
      <a:srgbClr val="FF8E12"/>
    </a:custClr>
    <a:custClr name="Velvet A">
      <a:srgbClr val="9E4780"/>
    </a:custClr>
    <a:custClr name="Velvet B">
      <a:srgbClr val="802B73"/>
    </a:custClr>
    <a:custClr name="Velvet C">
      <a:srgbClr val="750D5C"/>
    </a:custClr>
    <a:custClr name="Velvet D">
      <a:srgbClr val="590A42"/>
    </a:custClr>
    <a:custClr name="Velvet E">
      <a:srgbClr val="42142E"/>
    </a:custClr>
    <a:custClr name="Red A">
      <a:srgbClr val="FF5770"/>
    </a:custClr>
    <a:custClr name="Red B">
      <a:srgbClr val="FF455E"/>
    </a:custClr>
    <a:custClr name="Red C">
      <a:srgbClr val="FF304D"/>
    </a:custClr>
    <a:custClr name="Red D">
      <a:srgbClr val="E30021"/>
    </a:custClr>
    <a:custClr name="Red E">
      <a:srgbClr val="A6001A"/>
    </a:custClr>
  </a:custClrLst>
  <a:extLst>
    <a:ext uri="{05A4C25C-085E-4340-85A3-A5531E510DB2}">
      <thm15:themeFamily xmlns:thm15="http://schemas.microsoft.com/office/thememl/2012/main" name="Capgemini2021" id="{36ED177E-EF4B-47E5-8F7D-1ECE76635615}" vid="{E36C09C7-F111-4B3E-A390-E3B43FC1B62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ntity xmlns="f1122fed-4606-4ec8-90ef-13536176a38c">Capgemini Group</Entity>
    <Classification xmlns="f1122fed-4606-4ec8-90ef-13536176a38c">Company Public (Sec 0)</Classificatio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3DB8F1B61B4E349B1D07C13E9DB8DAC" ma:contentTypeVersion="9" ma:contentTypeDescription="Create a new document." ma:contentTypeScope="" ma:versionID="6e9e2595fa1084b1a028894ca2627931">
  <xsd:schema xmlns:xsd="http://www.w3.org/2001/XMLSchema" xmlns:xs="http://www.w3.org/2001/XMLSchema" xmlns:p="http://schemas.microsoft.com/office/2006/metadata/properties" xmlns:ns2="f1122fed-4606-4ec8-90ef-13536176a38c" xmlns:ns3="83fd27e2-85d6-4e10-9bbd-a3e555ecf21b" targetNamespace="http://schemas.microsoft.com/office/2006/metadata/properties" ma:root="true" ma:fieldsID="42542138c7c0860554875b300c3d4ef7" ns2:_="" ns3:_="">
    <xsd:import namespace="f1122fed-4606-4ec8-90ef-13536176a38c"/>
    <xsd:import namespace="83fd27e2-85d6-4e10-9bbd-a3e555ecf21b"/>
    <xsd:element name="properties">
      <xsd:complexType>
        <xsd:sequence>
          <xsd:element name="documentManagement">
            <xsd:complexType>
              <xsd:all>
                <xsd:element ref="ns2:Entity"/>
                <xsd:element ref="ns2:MediaServiceMetadata" minOccurs="0"/>
                <xsd:element ref="ns2:MediaServiceFastMetadata" minOccurs="0"/>
                <xsd:element ref="ns3:SharedWithUsers" minOccurs="0"/>
                <xsd:element ref="ns3:SharedWithDetails" minOccurs="0"/>
                <xsd:element ref="ns2:Classification"/>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122fed-4606-4ec8-90ef-13536176a38c" elementFormDefault="qualified">
    <xsd:import namespace="http://schemas.microsoft.com/office/2006/documentManagement/types"/>
    <xsd:import namespace="http://schemas.microsoft.com/office/infopath/2007/PartnerControls"/>
    <xsd:element name="Entity" ma:index="8" ma:displayName="Entity" ma:format="RadioButtons" ma:internalName="Entity">
      <xsd:simpleType>
        <xsd:restriction base="dms:Choice">
          <xsd:enumeration value="Capgemini Group"/>
          <xsd:enumeration value="Capgemini Invent"/>
          <xsd:enumeration value="Group IT"/>
          <xsd:enumeration value="Sogeti"/>
          <xsd:enumeration value="Capgemini Engineering"/>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Classification" ma:index="13" ma:displayName="Classification" ma:description="Data Classification" ma:format="RadioButtons" ma:internalName="Classification">
      <xsd:simpleType>
        <xsd:restriction base="dms:Choice">
          <xsd:enumeration value="Company Public (Sec 0)"/>
          <xsd:enumeration value="Company Confidential (Sec 1)"/>
          <xsd:enumeration value="Company Restricted (Sec 2)"/>
          <xsd:enumeration value="Company Sensitive (Sec 3)"/>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fd27e2-85d6-4e10-9bbd-a3e555ecf21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9CE524-2544-489D-9098-23334321F198}">
  <ds:schemaRefs>
    <ds:schemaRef ds:uri="http://schemas.microsoft.com/office/2006/metadata/properties"/>
    <ds:schemaRef ds:uri="http://schemas.microsoft.com/office/infopath/2007/PartnerControls"/>
    <ds:schemaRef ds:uri="f1122fed-4606-4ec8-90ef-13536176a38c"/>
  </ds:schemaRefs>
</ds:datastoreItem>
</file>

<file path=customXml/itemProps2.xml><?xml version="1.0" encoding="utf-8"?>
<ds:datastoreItem xmlns:ds="http://schemas.openxmlformats.org/officeDocument/2006/customXml" ds:itemID="{F9C70680-CFA3-4537-9D2C-85522C664250}">
  <ds:schemaRefs>
    <ds:schemaRef ds:uri="http://schemas.microsoft.com/sharepoint/v3/contenttype/forms"/>
  </ds:schemaRefs>
</ds:datastoreItem>
</file>

<file path=customXml/itemProps3.xml><?xml version="1.0" encoding="utf-8"?>
<ds:datastoreItem xmlns:ds="http://schemas.openxmlformats.org/officeDocument/2006/customXml" ds:itemID="{897B21C4-DA53-474B-A182-F749B561D9DB}">
  <ds:schemaRefs>
    <ds:schemaRef ds:uri="http://schemas.openxmlformats.org/officeDocument/2006/bibliography"/>
  </ds:schemaRefs>
</ds:datastoreItem>
</file>

<file path=customXml/itemProps4.xml><?xml version="1.0" encoding="utf-8"?>
<ds:datastoreItem xmlns:ds="http://schemas.openxmlformats.org/officeDocument/2006/customXml" ds:itemID="{2F36EB11-2021-4E6F-9A76-907F7E3E44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122fed-4606-4ec8-90ef-13536176a38c"/>
    <ds:schemaRef ds:uri="83fd27e2-85d6-4e10-9bbd-a3e555ecf2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2674</Words>
  <Characters>15244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Word Template</vt:lpstr>
    </vt:vector>
  </TitlesOfParts>
  <Company>Capgemini</Company>
  <LinksUpToDate>false</LinksUpToDate>
  <CharactersWithSpaces>17883</CharactersWithSpaces>
  <SharedDoc>false</SharedDoc>
  <HLinks>
    <vt:vector size="102" baseType="variant">
      <vt:variant>
        <vt:i4>2293816</vt:i4>
      </vt:variant>
      <vt:variant>
        <vt:i4>57</vt:i4>
      </vt:variant>
      <vt:variant>
        <vt:i4>0</vt:i4>
      </vt:variant>
      <vt:variant>
        <vt:i4>5</vt:i4>
      </vt:variant>
      <vt:variant>
        <vt:lpwstr>https://www.capgemini.com/</vt:lpwstr>
      </vt:variant>
      <vt:variant>
        <vt:lpwstr/>
      </vt:variant>
      <vt:variant>
        <vt:i4>3211317</vt:i4>
      </vt:variant>
      <vt:variant>
        <vt:i4>54</vt:i4>
      </vt:variant>
      <vt:variant>
        <vt:i4>0</vt:i4>
      </vt:variant>
      <vt:variant>
        <vt:i4>5</vt:i4>
      </vt:variant>
      <vt:variant>
        <vt:lpwstr>https://www.bluetooth.com/specifications/specs/core-specification-5-3/</vt:lpwstr>
      </vt:variant>
      <vt:variant>
        <vt:lpwstr/>
      </vt:variant>
      <vt:variant>
        <vt:i4>2097165</vt:i4>
      </vt:variant>
      <vt:variant>
        <vt:i4>50</vt:i4>
      </vt:variant>
      <vt:variant>
        <vt:i4>0</vt:i4>
      </vt:variant>
      <vt:variant>
        <vt:i4>5</vt:i4>
      </vt:variant>
      <vt:variant>
        <vt:lpwstr/>
      </vt:variant>
      <vt:variant>
        <vt:lpwstr>_Toc1881797245</vt:lpwstr>
      </vt:variant>
      <vt:variant>
        <vt:i4>2228225</vt:i4>
      </vt:variant>
      <vt:variant>
        <vt:i4>47</vt:i4>
      </vt:variant>
      <vt:variant>
        <vt:i4>0</vt:i4>
      </vt:variant>
      <vt:variant>
        <vt:i4>5</vt:i4>
      </vt:variant>
      <vt:variant>
        <vt:lpwstr/>
      </vt:variant>
      <vt:variant>
        <vt:lpwstr>_Toc1897299625</vt:lpwstr>
      </vt:variant>
      <vt:variant>
        <vt:i4>2555910</vt:i4>
      </vt:variant>
      <vt:variant>
        <vt:i4>44</vt:i4>
      </vt:variant>
      <vt:variant>
        <vt:i4>0</vt:i4>
      </vt:variant>
      <vt:variant>
        <vt:i4>5</vt:i4>
      </vt:variant>
      <vt:variant>
        <vt:lpwstr/>
      </vt:variant>
      <vt:variant>
        <vt:lpwstr>_Toc1128333359</vt:lpwstr>
      </vt:variant>
      <vt:variant>
        <vt:i4>1638453</vt:i4>
      </vt:variant>
      <vt:variant>
        <vt:i4>41</vt:i4>
      </vt:variant>
      <vt:variant>
        <vt:i4>0</vt:i4>
      </vt:variant>
      <vt:variant>
        <vt:i4>5</vt:i4>
      </vt:variant>
      <vt:variant>
        <vt:lpwstr/>
      </vt:variant>
      <vt:variant>
        <vt:lpwstr>_Toc166726094</vt:lpwstr>
      </vt:variant>
      <vt:variant>
        <vt:i4>2949120</vt:i4>
      </vt:variant>
      <vt:variant>
        <vt:i4>38</vt:i4>
      </vt:variant>
      <vt:variant>
        <vt:i4>0</vt:i4>
      </vt:variant>
      <vt:variant>
        <vt:i4>5</vt:i4>
      </vt:variant>
      <vt:variant>
        <vt:lpwstr/>
      </vt:variant>
      <vt:variant>
        <vt:lpwstr>_Toc1057666348</vt:lpwstr>
      </vt:variant>
      <vt:variant>
        <vt:i4>1900601</vt:i4>
      </vt:variant>
      <vt:variant>
        <vt:i4>35</vt:i4>
      </vt:variant>
      <vt:variant>
        <vt:i4>0</vt:i4>
      </vt:variant>
      <vt:variant>
        <vt:i4>5</vt:i4>
      </vt:variant>
      <vt:variant>
        <vt:lpwstr/>
      </vt:variant>
      <vt:variant>
        <vt:lpwstr>_Toc857056398</vt:lpwstr>
      </vt:variant>
      <vt:variant>
        <vt:i4>1900601</vt:i4>
      </vt:variant>
      <vt:variant>
        <vt:i4>29</vt:i4>
      </vt:variant>
      <vt:variant>
        <vt:i4>0</vt:i4>
      </vt:variant>
      <vt:variant>
        <vt:i4>5</vt:i4>
      </vt:variant>
      <vt:variant>
        <vt:lpwstr/>
      </vt:variant>
      <vt:variant>
        <vt:lpwstr>_Toc857056398</vt:lpwstr>
      </vt:variant>
      <vt:variant>
        <vt:i4>2883591</vt:i4>
      </vt:variant>
      <vt:variant>
        <vt:i4>23</vt:i4>
      </vt:variant>
      <vt:variant>
        <vt:i4>0</vt:i4>
      </vt:variant>
      <vt:variant>
        <vt:i4>5</vt:i4>
      </vt:variant>
      <vt:variant>
        <vt:lpwstr/>
      </vt:variant>
      <vt:variant>
        <vt:lpwstr>_Toc1935864293</vt:lpwstr>
      </vt:variant>
      <vt:variant>
        <vt:i4>1114174</vt:i4>
      </vt:variant>
      <vt:variant>
        <vt:i4>20</vt:i4>
      </vt:variant>
      <vt:variant>
        <vt:i4>0</vt:i4>
      </vt:variant>
      <vt:variant>
        <vt:i4>5</vt:i4>
      </vt:variant>
      <vt:variant>
        <vt:lpwstr/>
      </vt:variant>
      <vt:variant>
        <vt:lpwstr>_Toc996369751</vt:lpwstr>
      </vt:variant>
      <vt:variant>
        <vt:i4>2031670</vt:i4>
      </vt:variant>
      <vt:variant>
        <vt:i4>17</vt:i4>
      </vt:variant>
      <vt:variant>
        <vt:i4>0</vt:i4>
      </vt:variant>
      <vt:variant>
        <vt:i4>5</vt:i4>
      </vt:variant>
      <vt:variant>
        <vt:lpwstr/>
      </vt:variant>
      <vt:variant>
        <vt:lpwstr>_Toc863398459</vt:lpwstr>
      </vt:variant>
      <vt:variant>
        <vt:i4>1441844</vt:i4>
      </vt:variant>
      <vt:variant>
        <vt:i4>14</vt:i4>
      </vt:variant>
      <vt:variant>
        <vt:i4>0</vt:i4>
      </vt:variant>
      <vt:variant>
        <vt:i4>5</vt:i4>
      </vt:variant>
      <vt:variant>
        <vt:lpwstr/>
      </vt:variant>
      <vt:variant>
        <vt:lpwstr>_Toc933963888</vt:lpwstr>
      </vt:variant>
      <vt:variant>
        <vt:i4>2949125</vt:i4>
      </vt:variant>
      <vt:variant>
        <vt:i4>11</vt:i4>
      </vt:variant>
      <vt:variant>
        <vt:i4>0</vt:i4>
      </vt:variant>
      <vt:variant>
        <vt:i4>5</vt:i4>
      </vt:variant>
      <vt:variant>
        <vt:lpwstr/>
      </vt:variant>
      <vt:variant>
        <vt:lpwstr>_Toc1952426033</vt:lpwstr>
      </vt:variant>
      <vt:variant>
        <vt:i4>1441840</vt:i4>
      </vt:variant>
      <vt:variant>
        <vt:i4>8</vt:i4>
      </vt:variant>
      <vt:variant>
        <vt:i4>0</vt:i4>
      </vt:variant>
      <vt:variant>
        <vt:i4>5</vt:i4>
      </vt:variant>
      <vt:variant>
        <vt:lpwstr/>
      </vt:variant>
      <vt:variant>
        <vt:lpwstr>_Toc37266272</vt:lpwstr>
      </vt:variant>
      <vt:variant>
        <vt:i4>1048638</vt:i4>
      </vt:variant>
      <vt:variant>
        <vt:i4>5</vt:i4>
      </vt:variant>
      <vt:variant>
        <vt:i4>0</vt:i4>
      </vt:variant>
      <vt:variant>
        <vt:i4>5</vt:i4>
      </vt:variant>
      <vt:variant>
        <vt:lpwstr/>
      </vt:variant>
      <vt:variant>
        <vt:lpwstr>_Toc62213793</vt:lpwstr>
      </vt:variant>
      <vt:variant>
        <vt:i4>1703993</vt:i4>
      </vt:variant>
      <vt:variant>
        <vt:i4>2</vt:i4>
      </vt:variant>
      <vt:variant>
        <vt:i4>0</vt:i4>
      </vt:variant>
      <vt:variant>
        <vt:i4>5</vt:i4>
      </vt:variant>
      <vt:variant>
        <vt:lpwstr/>
      </vt:variant>
      <vt:variant>
        <vt:lpwstr>_Toc500642899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subject/>
  <dc:creator>Irfan, Mohamed</dc:creator>
  <cp:keywords/>
  <dc:description>© 2021 Capgemini. All rights reserved.</dc:description>
  <cp:lastModifiedBy>Shetty, Sowmya</cp:lastModifiedBy>
  <cp:revision>2</cp:revision>
  <cp:lastPrinted>2021-06-25T11:03:00Z</cp:lastPrinted>
  <dcterms:created xsi:type="dcterms:W3CDTF">2023-09-18T11:55:00Z</dcterms:created>
  <dcterms:modified xsi:type="dcterms:W3CDTF">2023-09-18T11:55:00Z</dcterms:modified>
  <cp:category>MS WORD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0x010100E3DB8F1B61B4E349B1D07C13E9DB8DAC</vt:lpwstr>
  </property>
</Properties>
</file>